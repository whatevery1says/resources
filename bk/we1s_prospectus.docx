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BF95F5" w14:textId="4469861A" w:rsidR="00453896" w:rsidRDefault="00453896" w:rsidP="00E73664">
      <w:pPr>
        <w:rPr>
          <w:b/>
          <w:sz w:val="40"/>
          <w:szCs w:val="40"/>
        </w:rPr>
      </w:pPr>
      <w:r>
        <w:rPr>
          <w:b/>
          <w:sz w:val="40"/>
          <w:szCs w:val="40"/>
        </w:rPr>
        <w:t xml:space="preserve">The </w:t>
      </w:r>
      <w:r w:rsidR="00E45793">
        <w:rPr>
          <w:b/>
          <w:sz w:val="40"/>
          <w:szCs w:val="40"/>
        </w:rPr>
        <w:t>W</w:t>
      </w:r>
      <w:r w:rsidR="00E06B0F" w:rsidRPr="00E73664">
        <w:rPr>
          <w:b/>
          <w:sz w:val="40"/>
          <w:szCs w:val="40"/>
        </w:rPr>
        <w:t xml:space="preserve">hatEvery1Says </w:t>
      </w:r>
      <w:r w:rsidR="00BE553A">
        <w:rPr>
          <w:b/>
          <w:sz w:val="40"/>
          <w:szCs w:val="40"/>
        </w:rPr>
        <w:t>(WE1S)</w:t>
      </w:r>
      <w:r>
        <w:rPr>
          <w:b/>
          <w:sz w:val="40"/>
          <w:szCs w:val="40"/>
        </w:rPr>
        <w:t xml:space="preserve"> </w:t>
      </w:r>
      <w:r w:rsidR="00E06B0F" w:rsidRPr="00E73664">
        <w:rPr>
          <w:b/>
          <w:sz w:val="40"/>
          <w:szCs w:val="40"/>
        </w:rPr>
        <w:t>Project</w:t>
      </w:r>
      <w:del w:id="0" w:author="Scott Kleinman" w:date="2017-10-02T08:57:00Z">
        <w:r w:rsidR="00E73664" w:rsidRPr="00E73664" w:rsidDel="00BB17B5">
          <w:rPr>
            <w:b/>
            <w:sz w:val="40"/>
            <w:szCs w:val="40"/>
          </w:rPr>
          <w:delText xml:space="preserve"> </w:delText>
        </w:r>
      </w:del>
    </w:p>
    <w:p w14:paraId="286FA466" w14:textId="05447073" w:rsidR="001615B7" w:rsidRPr="00453896" w:rsidRDefault="00453896" w:rsidP="00453896">
      <w:pPr>
        <w:rPr>
          <w:b/>
          <w:sz w:val="36"/>
          <w:szCs w:val="36"/>
        </w:rPr>
      </w:pPr>
      <w:del w:id="1" w:author="Scott Kleinman" w:date="2017-10-02T08:58:00Z">
        <w:r w:rsidRPr="00453896" w:rsidDel="00BB17B5">
          <w:rPr>
            <w:b/>
            <w:sz w:val="36"/>
            <w:szCs w:val="36"/>
          </w:rPr>
          <w:delText>--</w:delText>
        </w:r>
      </w:del>
      <w:ins w:id="2" w:author="Scott Kleinman" w:date="2017-10-02T08:58:00Z">
        <w:r w:rsidR="00BB17B5">
          <w:rPr>
            <w:b/>
            <w:sz w:val="36"/>
            <w:szCs w:val="36"/>
          </w:rPr>
          <w:t>―</w:t>
        </w:r>
      </w:ins>
      <w:r w:rsidRPr="00453896">
        <w:rPr>
          <w:b/>
          <w:sz w:val="36"/>
          <w:szCs w:val="36"/>
        </w:rPr>
        <w:t xml:space="preserve"> </w:t>
      </w:r>
      <w:proofErr w:type="gramStart"/>
      <w:r w:rsidR="0035180A">
        <w:rPr>
          <w:b/>
          <w:sz w:val="36"/>
          <w:szCs w:val="36"/>
        </w:rPr>
        <w:t>A</w:t>
      </w:r>
      <w:proofErr w:type="gramEnd"/>
      <w:r w:rsidR="0035180A">
        <w:rPr>
          <w:b/>
          <w:sz w:val="36"/>
          <w:szCs w:val="36"/>
        </w:rPr>
        <w:t xml:space="preserve"> Prospectus</w:t>
      </w:r>
    </w:p>
    <w:p w14:paraId="7862D8A0" w14:textId="53941AB5" w:rsidR="00453896" w:rsidRPr="00453896" w:rsidRDefault="00453896" w:rsidP="00453896">
      <w:pPr>
        <w:rPr>
          <w:sz w:val="24"/>
          <w:szCs w:val="24"/>
        </w:rPr>
      </w:pPr>
    </w:p>
    <w:p w14:paraId="51B4CDDA" w14:textId="1E45DE0E" w:rsidR="00E904C2" w:rsidRDefault="0013146C" w:rsidP="007C447F">
      <w:pPr>
        <w:spacing w:after="120"/>
      </w:pPr>
      <w:r>
        <w:t xml:space="preserve">The following </w:t>
      </w:r>
      <w:r w:rsidR="00E45793">
        <w:t xml:space="preserve">prospectus for the WhatEvery1Says (WE1S) Project </w:t>
      </w:r>
      <w:r>
        <w:t>is a</w:t>
      </w:r>
      <w:r w:rsidR="00453896" w:rsidRPr="00453896">
        <w:t xml:space="preserve"> </w:t>
      </w:r>
      <w:r w:rsidR="00453896">
        <w:t>synopsized</w:t>
      </w:r>
      <w:r>
        <w:t>, revised</w:t>
      </w:r>
      <w:r w:rsidR="00453896" w:rsidRPr="00453896">
        <w:t xml:space="preserve"> version of the</w:t>
      </w:r>
      <w:r w:rsidR="00453896">
        <w:t xml:space="preserve"> original proposal narrative that the WE1S </w:t>
      </w:r>
      <w:r w:rsidR="00E45793">
        <w:t>team</w:t>
      </w:r>
      <w:r w:rsidR="00453896">
        <w:t xml:space="preserve"> included in </w:t>
      </w:r>
      <w:r w:rsidR="00E45793">
        <w:t>the</w:t>
      </w:r>
      <w:r w:rsidR="00453896">
        <w:t xml:space="preserve"> grant proposal </w:t>
      </w:r>
      <w:del w:id="3" w:author="Scott Kleinman" w:date="2017-10-02T08:57:00Z">
        <w:r w:rsidR="00453896" w:rsidDel="00BB17B5">
          <w:delText>i</w:delText>
        </w:r>
        <w:r w:rsidR="00E45793" w:rsidDel="00BB17B5">
          <w:delText xml:space="preserve">it </w:delText>
        </w:r>
      </w:del>
      <w:ins w:id="4" w:author="Scott Kleinman" w:date="2017-10-02T08:57:00Z">
        <w:r w:rsidR="00BB17B5">
          <w:t xml:space="preserve">it </w:t>
        </w:r>
      </w:ins>
      <w:r w:rsidR="00E45793">
        <w:t xml:space="preserve">submitted in </w:t>
      </w:r>
      <w:r w:rsidR="00453896">
        <w:t xml:space="preserve">2017 to the Scholarly Communications Program of </w:t>
      </w:r>
      <w:r w:rsidR="00453896" w:rsidRPr="00453896">
        <w:t>The Andrew W. Mellon Foundation</w:t>
      </w:r>
      <w:r w:rsidR="00453896">
        <w:t xml:space="preserve">. This shorter </w:t>
      </w:r>
      <w:r w:rsidR="00E45793">
        <w:t>version of the proposal narrative</w:t>
      </w:r>
      <w:r w:rsidR="00453896">
        <w:t xml:space="preserve"> is designed to bring forward the </w:t>
      </w:r>
      <w:r>
        <w:t>project</w:t>
      </w:r>
      <w:r w:rsidR="00737F78">
        <w:t>’</w:t>
      </w:r>
      <w:r>
        <w:t xml:space="preserve">s </w:t>
      </w:r>
      <w:r w:rsidR="00453896">
        <w:t>main ideas, goals, and plans.</w:t>
      </w:r>
    </w:p>
    <w:p w14:paraId="73D18631" w14:textId="2D9AA699" w:rsidR="00453896" w:rsidRDefault="00B76EB1" w:rsidP="00E904C2">
      <w:pPr>
        <w:jc w:val="right"/>
        <w:rPr>
          <w:i/>
        </w:rPr>
      </w:pPr>
      <w:del w:id="5" w:author="Scott Kleinman" w:date="2017-10-02T08:58:00Z">
        <w:r w:rsidRPr="00327453" w:rsidDel="00BB17B5">
          <w:rPr>
            <w:i/>
          </w:rPr>
          <w:delText>--</w:delText>
        </w:r>
      </w:del>
      <w:ins w:id="6" w:author="Scott Kleinman" w:date="2017-10-02T08:58:00Z">
        <w:r w:rsidR="00BB17B5">
          <w:rPr>
            <w:i/>
          </w:rPr>
          <w:t>――</w:t>
        </w:r>
      </w:ins>
      <w:r w:rsidRPr="00327453">
        <w:rPr>
          <w:i/>
        </w:rPr>
        <w:t xml:space="preserve"> Alan Liu, Jeremy Douglass, Sco</w:t>
      </w:r>
      <w:r w:rsidR="00E904C2">
        <w:rPr>
          <w:i/>
        </w:rPr>
        <w:t xml:space="preserve">tt </w:t>
      </w:r>
      <w:proofErr w:type="spellStart"/>
      <w:r w:rsidR="00E904C2">
        <w:rPr>
          <w:i/>
        </w:rPr>
        <w:t>Kleinman</w:t>
      </w:r>
      <w:proofErr w:type="spellEnd"/>
      <w:r w:rsidR="00E904C2">
        <w:rPr>
          <w:i/>
        </w:rPr>
        <w:t>, and Lindsay Thomas</w:t>
      </w:r>
      <w:r w:rsidR="007C447F">
        <w:rPr>
          <w:i/>
        </w:rPr>
        <w:t xml:space="preserve"> </w:t>
      </w:r>
      <w:r w:rsidRPr="00327453">
        <w:rPr>
          <w:i/>
        </w:rPr>
        <w:t>(October 1, 2017)</w:t>
      </w:r>
    </w:p>
    <w:p w14:paraId="68E65668" w14:textId="77777777" w:rsidR="00327453" w:rsidRPr="00453896" w:rsidRDefault="00327453" w:rsidP="00453896"/>
    <w:sdt>
      <w:sdtPr>
        <w:rPr>
          <w:rFonts w:ascii="Arial" w:eastAsia="Arial" w:hAnsi="Arial" w:cs="Arial"/>
          <w:color w:val="000000"/>
          <w:sz w:val="22"/>
          <w:szCs w:val="22"/>
        </w:rPr>
        <w:id w:val="-1772850686"/>
        <w:docPartObj>
          <w:docPartGallery w:val="Table of Contents"/>
          <w:docPartUnique/>
        </w:docPartObj>
      </w:sdtPr>
      <w:sdtEndPr>
        <w:rPr>
          <w:b/>
          <w:bCs/>
          <w:noProof/>
        </w:rPr>
      </w:sdtEndPr>
      <w:sdtContent>
        <w:p w14:paraId="16ECAD9D" w14:textId="43E1DEBB" w:rsidR="00E06B0F" w:rsidRDefault="00E06B0F">
          <w:pPr>
            <w:pStyle w:val="TOCHeading"/>
          </w:pPr>
          <w:r>
            <w:t>Table of Contents</w:t>
          </w:r>
        </w:p>
        <w:p w14:paraId="6EBA69B9" w14:textId="2E082398" w:rsidR="00EA5B4E" w:rsidRDefault="00E06B0F" w:rsidP="00EA5B4E">
          <w:pPr>
            <w:pStyle w:val="TOC2"/>
            <w:rPr>
              <w:rFonts w:asciiTheme="minorHAnsi" w:eastAsiaTheme="minorEastAsia" w:hAnsiTheme="minorHAnsi" w:cstheme="minorBidi"/>
              <w:color w:val="auto"/>
            </w:rPr>
          </w:pPr>
          <w:r>
            <w:fldChar w:fldCharType="begin"/>
          </w:r>
          <w:r>
            <w:instrText xml:space="preserve"> TOC \o "1-3" \h \z \u </w:instrText>
          </w:r>
          <w:r>
            <w:fldChar w:fldCharType="separate"/>
          </w:r>
          <w:hyperlink w:anchor="_Toc494665687" w:history="1">
            <w:r w:rsidR="00EA5B4E" w:rsidRPr="00EA5B4E">
              <w:rPr>
                <w:rStyle w:val="Hyperlink"/>
              </w:rPr>
              <w:t>I. Fact Sheet</w:t>
            </w:r>
            <w:r w:rsidR="00EA5B4E">
              <w:rPr>
                <w:webHidden/>
              </w:rPr>
              <w:tab/>
            </w:r>
            <w:r w:rsidR="00EA5B4E">
              <w:rPr>
                <w:webHidden/>
              </w:rPr>
              <w:fldChar w:fldCharType="begin"/>
            </w:r>
            <w:r w:rsidR="00EA5B4E">
              <w:rPr>
                <w:webHidden/>
              </w:rPr>
              <w:instrText xml:space="preserve"> PAGEREF _Toc494665687 \h </w:instrText>
            </w:r>
            <w:r w:rsidR="00EA5B4E">
              <w:rPr>
                <w:webHidden/>
              </w:rPr>
            </w:r>
            <w:r w:rsidR="00EA5B4E">
              <w:rPr>
                <w:webHidden/>
              </w:rPr>
              <w:fldChar w:fldCharType="separate"/>
            </w:r>
            <w:r w:rsidR="00EA5B4E">
              <w:rPr>
                <w:webHidden/>
              </w:rPr>
              <w:t>2</w:t>
            </w:r>
            <w:r w:rsidR="00EA5B4E">
              <w:rPr>
                <w:webHidden/>
              </w:rPr>
              <w:fldChar w:fldCharType="end"/>
            </w:r>
          </w:hyperlink>
        </w:p>
        <w:p w14:paraId="0076DABE" w14:textId="46E84EEF" w:rsidR="00EA5B4E" w:rsidRDefault="001478D9">
          <w:pPr>
            <w:pStyle w:val="TOC3"/>
            <w:tabs>
              <w:tab w:val="right" w:leader="dot" w:pos="9350"/>
            </w:tabs>
            <w:rPr>
              <w:rFonts w:asciiTheme="minorHAnsi" w:eastAsiaTheme="minorEastAsia" w:hAnsiTheme="minorHAnsi" w:cstheme="minorBidi"/>
              <w:noProof/>
              <w:color w:val="auto"/>
            </w:rPr>
          </w:pPr>
          <w:hyperlink w:anchor="_Toc494665688" w:history="1">
            <w:r w:rsidR="00EA5B4E" w:rsidRPr="00831004">
              <w:rPr>
                <w:rStyle w:val="Hyperlink"/>
                <w:noProof/>
              </w:rPr>
              <w:t>Participating Institutions</w:t>
            </w:r>
            <w:r w:rsidR="00EA5B4E">
              <w:rPr>
                <w:noProof/>
                <w:webHidden/>
              </w:rPr>
              <w:tab/>
            </w:r>
            <w:r w:rsidR="00EA5B4E">
              <w:rPr>
                <w:noProof/>
                <w:webHidden/>
              </w:rPr>
              <w:fldChar w:fldCharType="begin"/>
            </w:r>
            <w:r w:rsidR="00EA5B4E">
              <w:rPr>
                <w:noProof/>
                <w:webHidden/>
              </w:rPr>
              <w:instrText xml:space="preserve"> PAGEREF _Toc494665688 \h </w:instrText>
            </w:r>
            <w:r w:rsidR="00EA5B4E">
              <w:rPr>
                <w:noProof/>
                <w:webHidden/>
              </w:rPr>
            </w:r>
            <w:r w:rsidR="00EA5B4E">
              <w:rPr>
                <w:noProof/>
                <w:webHidden/>
              </w:rPr>
              <w:fldChar w:fldCharType="separate"/>
            </w:r>
            <w:r w:rsidR="00EA5B4E">
              <w:rPr>
                <w:noProof/>
                <w:webHidden/>
              </w:rPr>
              <w:t>2</w:t>
            </w:r>
            <w:r w:rsidR="00EA5B4E">
              <w:rPr>
                <w:noProof/>
                <w:webHidden/>
              </w:rPr>
              <w:fldChar w:fldCharType="end"/>
            </w:r>
          </w:hyperlink>
        </w:p>
        <w:p w14:paraId="6AB25A4D" w14:textId="6F55BCDF" w:rsidR="00EA5B4E" w:rsidRDefault="001478D9">
          <w:pPr>
            <w:pStyle w:val="TOC3"/>
            <w:tabs>
              <w:tab w:val="right" w:leader="dot" w:pos="9350"/>
            </w:tabs>
            <w:rPr>
              <w:rFonts w:asciiTheme="minorHAnsi" w:eastAsiaTheme="minorEastAsia" w:hAnsiTheme="minorHAnsi" w:cstheme="minorBidi"/>
              <w:noProof/>
              <w:color w:val="auto"/>
            </w:rPr>
          </w:pPr>
          <w:hyperlink w:anchor="_Toc494665689" w:history="1">
            <w:r w:rsidR="00EA5B4E" w:rsidRPr="00831004">
              <w:rPr>
                <w:rStyle w:val="Hyperlink"/>
                <w:noProof/>
              </w:rPr>
              <w:t>Team</w:t>
            </w:r>
            <w:r w:rsidR="00EA5B4E">
              <w:rPr>
                <w:noProof/>
                <w:webHidden/>
              </w:rPr>
              <w:tab/>
            </w:r>
            <w:r w:rsidR="00EA5B4E">
              <w:rPr>
                <w:noProof/>
                <w:webHidden/>
              </w:rPr>
              <w:fldChar w:fldCharType="begin"/>
            </w:r>
            <w:r w:rsidR="00EA5B4E">
              <w:rPr>
                <w:noProof/>
                <w:webHidden/>
              </w:rPr>
              <w:instrText xml:space="preserve"> PAGEREF _Toc494665689 \h </w:instrText>
            </w:r>
            <w:r w:rsidR="00EA5B4E">
              <w:rPr>
                <w:noProof/>
                <w:webHidden/>
              </w:rPr>
            </w:r>
            <w:r w:rsidR="00EA5B4E">
              <w:rPr>
                <w:noProof/>
                <w:webHidden/>
              </w:rPr>
              <w:fldChar w:fldCharType="separate"/>
            </w:r>
            <w:r w:rsidR="00EA5B4E">
              <w:rPr>
                <w:noProof/>
                <w:webHidden/>
              </w:rPr>
              <w:t>2</w:t>
            </w:r>
            <w:r w:rsidR="00EA5B4E">
              <w:rPr>
                <w:noProof/>
                <w:webHidden/>
              </w:rPr>
              <w:fldChar w:fldCharType="end"/>
            </w:r>
          </w:hyperlink>
        </w:p>
        <w:p w14:paraId="573F2D6A" w14:textId="3BDD01CE" w:rsidR="00EA5B4E" w:rsidRDefault="001478D9">
          <w:pPr>
            <w:pStyle w:val="TOC3"/>
            <w:tabs>
              <w:tab w:val="right" w:leader="dot" w:pos="9350"/>
            </w:tabs>
            <w:rPr>
              <w:rFonts w:asciiTheme="minorHAnsi" w:eastAsiaTheme="minorEastAsia" w:hAnsiTheme="minorHAnsi" w:cstheme="minorBidi"/>
              <w:noProof/>
              <w:color w:val="auto"/>
            </w:rPr>
          </w:pPr>
          <w:hyperlink w:anchor="_Toc494665690" w:history="1">
            <w:r w:rsidR="00EA5B4E" w:rsidRPr="00831004">
              <w:rPr>
                <w:rStyle w:val="Hyperlink"/>
                <w:noProof/>
              </w:rPr>
              <w:t>Funding Support</w:t>
            </w:r>
            <w:r w:rsidR="00EA5B4E">
              <w:rPr>
                <w:noProof/>
                <w:webHidden/>
              </w:rPr>
              <w:tab/>
            </w:r>
            <w:r w:rsidR="00EA5B4E">
              <w:rPr>
                <w:noProof/>
                <w:webHidden/>
              </w:rPr>
              <w:fldChar w:fldCharType="begin"/>
            </w:r>
            <w:r w:rsidR="00EA5B4E">
              <w:rPr>
                <w:noProof/>
                <w:webHidden/>
              </w:rPr>
              <w:instrText xml:space="preserve"> PAGEREF _Toc494665690 \h </w:instrText>
            </w:r>
            <w:r w:rsidR="00EA5B4E">
              <w:rPr>
                <w:noProof/>
                <w:webHidden/>
              </w:rPr>
            </w:r>
            <w:r w:rsidR="00EA5B4E">
              <w:rPr>
                <w:noProof/>
                <w:webHidden/>
              </w:rPr>
              <w:fldChar w:fldCharType="separate"/>
            </w:r>
            <w:r w:rsidR="00EA5B4E">
              <w:rPr>
                <w:noProof/>
                <w:webHidden/>
              </w:rPr>
              <w:t>2</w:t>
            </w:r>
            <w:r w:rsidR="00EA5B4E">
              <w:rPr>
                <w:noProof/>
                <w:webHidden/>
              </w:rPr>
              <w:fldChar w:fldCharType="end"/>
            </w:r>
          </w:hyperlink>
        </w:p>
        <w:p w14:paraId="2DBE20F6" w14:textId="4E5304E3" w:rsidR="00EA5B4E" w:rsidRDefault="001478D9">
          <w:pPr>
            <w:pStyle w:val="TOC3"/>
            <w:tabs>
              <w:tab w:val="right" w:leader="dot" w:pos="9350"/>
            </w:tabs>
            <w:rPr>
              <w:rFonts w:asciiTheme="minorHAnsi" w:eastAsiaTheme="minorEastAsia" w:hAnsiTheme="minorHAnsi" w:cstheme="minorBidi"/>
              <w:noProof/>
              <w:color w:val="auto"/>
            </w:rPr>
          </w:pPr>
          <w:hyperlink w:anchor="_Toc494665691" w:history="1">
            <w:r w:rsidR="00EA5B4E" w:rsidRPr="00831004">
              <w:rPr>
                <w:rStyle w:val="Hyperlink"/>
                <w:noProof/>
              </w:rPr>
              <w:t>Timeline</w:t>
            </w:r>
            <w:r w:rsidR="00EA5B4E">
              <w:rPr>
                <w:noProof/>
                <w:webHidden/>
              </w:rPr>
              <w:tab/>
            </w:r>
            <w:r w:rsidR="00EA5B4E">
              <w:rPr>
                <w:noProof/>
                <w:webHidden/>
              </w:rPr>
              <w:fldChar w:fldCharType="begin"/>
            </w:r>
            <w:r w:rsidR="00EA5B4E">
              <w:rPr>
                <w:noProof/>
                <w:webHidden/>
              </w:rPr>
              <w:instrText xml:space="preserve"> PAGEREF _Toc494665691 \h </w:instrText>
            </w:r>
            <w:r w:rsidR="00EA5B4E">
              <w:rPr>
                <w:noProof/>
                <w:webHidden/>
              </w:rPr>
            </w:r>
            <w:r w:rsidR="00EA5B4E">
              <w:rPr>
                <w:noProof/>
                <w:webHidden/>
              </w:rPr>
              <w:fldChar w:fldCharType="separate"/>
            </w:r>
            <w:r w:rsidR="00EA5B4E">
              <w:rPr>
                <w:noProof/>
                <w:webHidden/>
              </w:rPr>
              <w:t>2</w:t>
            </w:r>
            <w:r w:rsidR="00EA5B4E">
              <w:rPr>
                <w:noProof/>
                <w:webHidden/>
              </w:rPr>
              <w:fldChar w:fldCharType="end"/>
            </w:r>
          </w:hyperlink>
        </w:p>
        <w:p w14:paraId="720354F5" w14:textId="3935A90D" w:rsidR="00EA5B4E" w:rsidRDefault="001478D9">
          <w:pPr>
            <w:pStyle w:val="TOC3"/>
            <w:tabs>
              <w:tab w:val="right" w:leader="dot" w:pos="9350"/>
            </w:tabs>
            <w:rPr>
              <w:rFonts w:asciiTheme="minorHAnsi" w:eastAsiaTheme="minorEastAsia" w:hAnsiTheme="minorHAnsi" w:cstheme="minorBidi"/>
              <w:noProof/>
              <w:color w:val="auto"/>
            </w:rPr>
          </w:pPr>
          <w:hyperlink w:anchor="_Toc494665692" w:history="1">
            <w:r w:rsidR="00EA5B4E" w:rsidRPr="00831004">
              <w:rPr>
                <w:rStyle w:val="Hyperlink"/>
                <w:noProof/>
              </w:rPr>
              <w:t>Main Humanities Research Goals</w:t>
            </w:r>
            <w:r w:rsidR="00EA5B4E">
              <w:rPr>
                <w:noProof/>
                <w:webHidden/>
              </w:rPr>
              <w:tab/>
            </w:r>
            <w:r w:rsidR="00EA5B4E">
              <w:rPr>
                <w:noProof/>
                <w:webHidden/>
              </w:rPr>
              <w:fldChar w:fldCharType="begin"/>
            </w:r>
            <w:r w:rsidR="00EA5B4E">
              <w:rPr>
                <w:noProof/>
                <w:webHidden/>
              </w:rPr>
              <w:instrText xml:space="preserve"> PAGEREF _Toc494665692 \h </w:instrText>
            </w:r>
            <w:r w:rsidR="00EA5B4E">
              <w:rPr>
                <w:noProof/>
                <w:webHidden/>
              </w:rPr>
            </w:r>
            <w:r w:rsidR="00EA5B4E">
              <w:rPr>
                <w:noProof/>
                <w:webHidden/>
              </w:rPr>
              <w:fldChar w:fldCharType="separate"/>
            </w:r>
            <w:r w:rsidR="00EA5B4E">
              <w:rPr>
                <w:noProof/>
                <w:webHidden/>
              </w:rPr>
              <w:t>2</w:t>
            </w:r>
            <w:r w:rsidR="00EA5B4E">
              <w:rPr>
                <w:noProof/>
                <w:webHidden/>
              </w:rPr>
              <w:fldChar w:fldCharType="end"/>
            </w:r>
          </w:hyperlink>
        </w:p>
        <w:p w14:paraId="04DF21CF" w14:textId="0A885F85" w:rsidR="00EA5B4E" w:rsidRDefault="001478D9">
          <w:pPr>
            <w:pStyle w:val="TOC3"/>
            <w:tabs>
              <w:tab w:val="right" w:leader="dot" w:pos="9350"/>
            </w:tabs>
            <w:rPr>
              <w:rFonts w:asciiTheme="minorHAnsi" w:eastAsiaTheme="minorEastAsia" w:hAnsiTheme="minorHAnsi" w:cstheme="minorBidi"/>
              <w:noProof/>
              <w:color w:val="auto"/>
            </w:rPr>
          </w:pPr>
          <w:hyperlink w:anchor="_Toc494665693" w:history="1">
            <w:r w:rsidR="00EA5B4E" w:rsidRPr="00831004">
              <w:rPr>
                <w:rStyle w:val="Hyperlink"/>
                <w:noProof/>
              </w:rPr>
              <w:t>Main Digital Humanities Goals</w:t>
            </w:r>
            <w:r w:rsidR="00EA5B4E">
              <w:rPr>
                <w:noProof/>
                <w:webHidden/>
              </w:rPr>
              <w:tab/>
            </w:r>
            <w:r w:rsidR="00EA5B4E">
              <w:rPr>
                <w:noProof/>
                <w:webHidden/>
              </w:rPr>
              <w:fldChar w:fldCharType="begin"/>
            </w:r>
            <w:r w:rsidR="00EA5B4E">
              <w:rPr>
                <w:noProof/>
                <w:webHidden/>
              </w:rPr>
              <w:instrText xml:space="preserve"> PAGEREF _Toc494665693 \h </w:instrText>
            </w:r>
            <w:r w:rsidR="00EA5B4E">
              <w:rPr>
                <w:noProof/>
                <w:webHidden/>
              </w:rPr>
            </w:r>
            <w:r w:rsidR="00EA5B4E">
              <w:rPr>
                <w:noProof/>
                <w:webHidden/>
              </w:rPr>
              <w:fldChar w:fldCharType="separate"/>
            </w:r>
            <w:r w:rsidR="00EA5B4E">
              <w:rPr>
                <w:noProof/>
                <w:webHidden/>
              </w:rPr>
              <w:t>3</w:t>
            </w:r>
            <w:r w:rsidR="00EA5B4E">
              <w:rPr>
                <w:noProof/>
                <w:webHidden/>
              </w:rPr>
              <w:fldChar w:fldCharType="end"/>
            </w:r>
          </w:hyperlink>
        </w:p>
        <w:p w14:paraId="7F20BDC4" w14:textId="7D442A11" w:rsidR="00EA5B4E" w:rsidRDefault="001478D9">
          <w:pPr>
            <w:pStyle w:val="TOC3"/>
            <w:tabs>
              <w:tab w:val="right" w:leader="dot" w:pos="9350"/>
            </w:tabs>
            <w:rPr>
              <w:rFonts w:asciiTheme="minorHAnsi" w:eastAsiaTheme="minorEastAsia" w:hAnsiTheme="minorHAnsi" w:cstheme="minorBidi"/>
              <w:noProof/>
              <w:color w:val="auto"/>
            </w:rPr>
          </w:pPr>
          <w:hyperlink w:anchor="_Toc494665694" w:history="1">
            <w:r w:rsidR="00EA5B4E" w:rsidRPr="00831004">
              <w:rPr>
                <w:rStyle w:val="Hyperlink"/>
                <w:noProof/>
              </w:rPr>
              <w:t>Main Public Goals (addressed to the public or to humanities advocates addressing the public)</w:t>
            </w:r>
            <w:r w:rsidR="00EA5B4E">
              <w:rPr>
                <w:noProof/>
                <w:webHidden/>
              </w:rPr>
              <w:tab/>
            </w:r>
            <w:r w:rsidR="00EA5B4E">
              <w:rPr>
                <w:noProof/>
                <w:webHidden/>
              </w:rPr>
              <w:fldChar w:fldCharType="begin"/>
            </w:r>
            <w:r w:rsidR="00EA5B4E">
              <w:rPr>
                <w:noProof/>
                <w:webHidden/>
              </w:rPr>
              <w:instrText xml:space="preserve"> PAGEREF _Toc494665694 \h </w:instrText>
            </w:r>
            <w:r w:rsidR="00EA5B4E">
              <w:rPr>
                <w:noProof/>
                <w:webHidden/>
              </w:rPr>
            </w:r>
            <w:r w:rsidR="00EA5B4E">
              <w:rPr>
                <w:noProof/>
                <w:webHidden/>
              </w:rPr>
              <w:fldChar w:fldCharType="separate"/>
            </w:r>
            <w:r w:rsidR="00EA5B4E">
              <w:rPr>
                <w:noProof/>
                <w:webHidden/>
              </w:rPr>
              <w:t>3</w:t>
            </w:r>
            <w:r w:rsidR="00EA5B4E">
              <w:rPr>
                <w:noProof/>
                <w:webHidden/>
              </w:rPr>
              <w:fldChar w:fldCharType="end"/>
            </w:r>
          </w:hyperlink>
        </w:p>
        <w:p w14:paraId="261CF18E" w14:textId="7DA7345A" w:rsidR="00EA5B4E" w:rsidRPr="00EA5B4E" w:rsidRDefault="001478D9" w:rsidP="00EA5B4E">
          <w:pPr>
            <w:pStyle w:val="TOC2"/>
            <w:rPr>
              <w:rFonts w:asciiTheme="minorHAnsi" w:eastAsiaTheme="minorEastAsia" w:hAnsiTheme="minorHAnsi" w:cstheme="minorBidi"/>
              <w:color w:val="auto"/>
            </w:rPr>
          </w:pPr>
          <w:hyperlink w:anchor="_Toc494665695" w:history="1">
            <w:r w:rsidR="00EA5B4E" w:rsidRPr="00EA5B4E">
              <w:rPr>
                <w:rStyle w:val="Hyperlink"/>
              </w:rPr>
              <w:t>II. Description of Project</w:t>
            </w:r>
            <w:r w:rsidR="00EA5B4E" w:rsidRPr="00EA5B4E">
              <w:rPr>
                <w:webHidden/>
              </w:rPr>
              <w:tab/>
            </w:r>
            <w:r w:rsidR="00EA5B4E" w:rsidRPr="00EA5B4E">
              <w:rPr>
                <w:webHidden/>
              </w:rPr>
              <w:fldChar w:fldCharType="begin"/>
            </w:r>
            <w:r w:rsidR="00EA5B4E" w:rsidRPr="00EA5B4E">
              <w:rPr>
                <w:webHidden/>
              </w:rPr>
              <w:instrText xml:space="preserve"> PAGEREF _Toc494665695 \h </w:instrText>
            </w:r>
            <w:r w:rsidR="00EA5B4E" w:rsidRPr="00EA5B4E">
              <w:rPr>
                <w:webHidden/>
              </w:rPr>
            </w:r>
            <w:r w:rsidR="00EA5B4E" w:rsidRPr="00EA5B4E">
              <w:rPr>
                <w:webHidden/>
              </w:rPr>
              <w:fldChar w:fldCharType="separate"/>
            </w:r>
            <w:r w:rsidR="00EA5B4E" w:rsidRPr="00EA5B4E">
              <w:rPr>
                <w:webHidden/>
              </w:rPr>
              <w:t>4</w:t>
            </w:r>
            <w:r w:rsidR="00EA5B4E" w:rsidRPr="00EA5B4E">
              <w:rPr>
                <w:webHidden/>
              </w:rPr>
              <w:fldChar w:fldCharType="end"/>
            </w:r>
          </w:hyperlink>
        </w:p>
        <w:p w14:paraId="3F6B970C" w14:textId="6970E528" w:rsidR="00EA5B4E" w:rsidRDefault="001478D9">
          <w:pPr>
            <w:pStyle w:val="TOC3"/>
            <w:tabs>
              <w:tab w:val="right" w:leader="dot" w:pos="9350"/>
            </w:tabs>
            <w:rPr>
              <w:rFonts w:asciiTheme="minorHAnsi" w:eastAsiaTheme="minorEastAsia" w:hAnsiTheme="minorHAnsi" w:cstheme="minorBidi"/>
              <w:noProof/>
              <w:color w:val="auto"/>
            </w:rPr>
          </w:pPr>
          <w:hyperlink w:anchor="_Toc494665696" w:history="1">
            <w:r w:rsidR="00EA5B4E" w:rsidRPr="00831004">
              <w:rPr>
                <w:rStyle w:val="Hyperlink"/>
                <w:noProof/>
              </w:rPr>
              <w:t>a. Overview</w:t>
            </w:r>
            <w:r w:rsidR="00EA5B4E">
              <w:rPr>
                <w:noProof/>
                <w:webHidden/>
              </w:rPr>
              <w:tab/>
            </w:r>
            <w:r w:rsidR="00EA5B4E">
              <w:rPr>
                <w:noProof/>
                <w:webHidden/>
              </w:rPr>
              <w:fldChar w:fldCharType="begin"/>
            </w:r>
            <w:r w:rsidR="00EA5B4E">
              <w:rPr>
                <w:noProof/>
                <w:webHidden/>
              </w:rPr>
              <w:instrText xml:space="preserve"> PAGEREF _Toc494665696 \h </w:instrText>
            </w:r>
            <w:r w:rsidR="00EA5B4E">
              <w:rPr>
                <w:noProof/>
                <w:webHidden/>
              </w:rPr>
            </w:r>
            <w:r w:rsidR="00EA5B4E">
              <w:rPr>
                <w:noProof/>
                <w:webHidden/>
              </w:rPr>
              <w:fldChar w:fldCharType="separate"/>
            </w:r>
            <w:r w:rsidR="00EA5B4E">
              <w:rPr>
                <w:noProof/>
                <w:webHidden/>
              </w:rPr>
              <w:t>4</w:t>
            </w:r>
            <w:r w:rsidR="00EA5B4E">
              <w:rPr>
                <w:noProof/>
                <w:webHidden/>
              </w:rPr>
              <w:fldChar w:fldCharType="end"/>
            </w:r>
          </w:hyperlink>
        </w:p>
        <w:p w14:paraId="1D8E859F" w14:textId="61FF2EC0" w:rsidR="00EA5B4E" w:rsidRDefault="001478D9">
          <w:pPr>
            <w:pStyle w:val="TOC3"/>
            <w:tabs>
              <w:tab w:val="right" w:leader="dot" w:pos="9350"/>
            </w:tabs>
            <w:rPr>
              <w:rFonts w:asciiTheme="minorHAnsi" w:eastAsiaTheme="minorEastAsia" w:hAnsiTheme="minorHAnsi" w:cstheme="minorBidi"/>
              <w:noProof/>
              <w:color w:val="auto"/>
            </w:rPr>
          </w:pPr>
          <w:hyperlink w:anchor="_Toc494665697" w:history="1">
            <w:r w:rsidR="00EA5B4E" w:rsidRPr="00831004">
              <w:rPr>
                <w:rStyle w:val="Hyperlink"/>
                <w:noProof/>
              </w:rPr>
              <w:t>b. Humanities Context</w:t>
            </w:r>
            <w:r w:rsidR="00EA5B4E">
              <w:rPr>
                <w:noProof/>
                <w:webHidden/>
              </w:rPr>
              <w:tab/>
            </w:r>
            <w:r w:rsidR="00EA5B4E">
              <w:rPr>
                <w:noProof/>
                <w:webHidden/>
              </w:rPr>
              <w:fldChar w:fldCharType="begin"/>
            </w:r>
            <w:r w:rsidR="00EA5B4E">
              <w:rPr>
                <w:noProof/>
                <w:webHidden/>
              </w:rPr>
              <w:instrText xml:space="preserve"> PAGEREF _Toc494665697 \h </w:instrText>
            </w:r>
            <w:r w:rsidR="00EA5B4E">
              <w:rPr>
                <w:noProof/>
                <w:webHidden/>
              </w:rPr>
            </w:r>
            <w:r w:rsidR="00EA5B4E">
              <w:rPr>
                <w:noProof/>
                <w:webHidden/>
              </w:rPr>
              <w:fldChar w:fldCharType="separate"/>
            </w:r>
            <w:r w:rsidR="00EA5B4E">
              <w:rPr>
                <w:noProof/>
                <w:webHidden/>
              </w:rPr>
              <w:t>4</w:t>
            </w:r>
            <w:r w:rsidR="00EA5B4E">
              <w:rPr>
                <w:noProof/>
                <w:webHidden/>
              </w:rPr>
              <w:fldChar w:fldCharType="end"/>
            </w:r>
          </w:hyperlink>
        </w:p>
        <w:p w14:paraId="7FA8EB91" w14:textId="57FAF3F7" w:rsidR="00EA5B4E" w:rsidRDefault="001478D9">
          <w:pPr>
            <w:pStyle w:val="TOC3"/>
            <w:tabs>
              <w:tab w:val="right" w:leader="dot" w:pos="9350"/>
            </w:tabs>
            <w:rPr>
              <w:rFonts w:asciiTheme="minorHAnsi" w:eastAsiaTheme="minorEastAsia" w:hAnsiTheme="minorHAnsi" w:cstheme="minorBidi"/>
              <w:noProof/>
              <w:color w:val="auto"/>
            </w:rPr>
          </w:pPr>
          <w:hyperlink w:anchor="_Toc494665698" w:history="1">
            <w:r w:rsidR="00EA5B4E" w:rsidRPr="00831004">
              <w:rPr>
                <w:rStyle w:val="Hyperlink"/>
                <w:noProof/>
              </w:rPr>
              <w:t>c. Digital Humanities Context</w:t>
            </w:r>
            <w:r w:rsidR="00EA5B4E">
              <w:rPr>
                <w:noProof/>
                <w:webHidden/>
              </w:rPr>
              <w:tab/>
            </w:r>
            <w:r w:rsidR="00EA5B4E">
              <w:rPr>
                <w:noProof/>
                <w:webHidden/>
              </w:rPr>
              <w:fldChar w:fldCharType="begin"/>
            </w:r>
            <w:r w:rsidR="00EA5B4E">
              <w:rPr>
                <w:noProof/>
                <w:webHidden/>
              </w:rPr>
              <w:instrText xml:space="preserve"> PAGEREF _Toc494665698 \h </w:instrText>
            </w:r>
            <w:r w:rsidR="00EA5B4E">
              <w:rPr>
                <w:noProof/>
                <w:webHidden/>
              </w:rPr>
            </w:r>
            <w:r w:rsidR="00EA5B4E">
              <w:rPr>
                <w:noProof/>
                <w:webHidden/>
              </w:rPr>
              <w:fldChar w:fldCharType="separate"/>
            </w:r>
            <w:r w:rsidR="00EA5B4E">
              <w:rPr>
                <w:noProof/>
                <w:webHidden/>
              </w:rPr>
              <w:t>6</w:t>
            </w:r>
            <w:r w:rsidR="00EA5B4E">
              <w:rPr>
                <w:noProof/>
                <w:webHidden/>
              </w:rPr>
              <w:fldChar w:fldCharType="end"/>
            </w:r>
          </w:hyperlink>
        </w:p>
        <w:p w14:paraId="0E620C78" w14:textId="64F39A5F" w:rsidR="00EA5B4E" w:rsidRDefault="001478D9">
          <w:pPr>
            <w:pStyle w:val="TOC3"/>
            <w:tabs>
              <w:tab w:val="right" w:leader="dot" w:pos="9350"/>
            </w:tabs>
            <w:rPr>
              <w:rFonts w:asciiTheme="minorHAnsi" w:eastAsiaTheme="minorEastAsia" w:hAnsiTheme="minorHAnsi" w:cstheme="minorBidi"/>
              <w:noProof/>
              <w:color w:val="auto"/>
            </w:rPr>
          </w:pPr>
          <w:hyperlink w:anchor="_Toc494665699" w:history="1">
            <w:r w:rsidR="00EA5B4E" w:rsidRPr="00831004">
              <w:rPr>
                <w:rStyle w:val="Hyperlink"/>
                <w:noProof/>
              </w:rPr>
              <w:t>d. Expected Audiences and Outcomes</w:t>
            </w:r>
            <w:r w:rsidR="00EA5B4E">
              <w:rPr>
                <w:noProof/>
                <w:webHidden/>
              </w:rPr>
              <w:tab/>
            </w:r>
            <w:r w:rsidR="00EA5B4E">
              <w:rPr>
                <w:noProof/>
                <w:webHidden/>
              </w:rPr>
              <w:fldChar w:fldCharType="begin"/>
            </w:r>
            <w:r w:rsidR="00EA5B4E">
              <w:rPr>
                <w:noProof/>
                <w:webHidden/>
              </w:rPr>
              <w:instrText xml:space="preserve"> PAGEREF _Toc494665699 \h </w:instrText>
            </w:r>
            <w:r w:rsidR="00EA5B4E">
              <w:rPr>
                <w:noProof/>
                <w:webHidden/>
              </w:rPr>
            </w:r>
            <w:r w:rsidR="00EA5B4E">
              <w:rPr>
                <w:noProof/>
                <w:webHidden/>
              </w:rPr>
              <w:fldChar w:fldCharType="separate"/>
            </w:r>
            <w:r w:rsidR="00EA5B4E">
              <w:rPr>
                <w:noProof/>
                <w:webHidden/>
              </w:rPr>
              <w:t>8</w:t>
            </w:r>
            <w:r w:rsidR="00EA5B4E">
              <w:rPr>
                <w:noProof/>
                <w:webHidden/>
              </w:rPr>
              <w:fldChar w:fldCharType="end"/>
            </w:r>
          </w:hyperlink>
        </w:p>
        <w:p w14:paraId="6285158F" w14:textId="06E384F5" w:rsidR="00EA5B4E" w:rsidRDefault="001478D9">
          <w:pPr>
            <w:pStyle w:val="TOC3"/>
            <w:tabs>
              <w:tab w:val="right" w:leader="dot" w:pos="9350"/>
            </w:tabs>
            <w:rPr>
              <w:rFonts w:asciiTheme="minorHAnsi" w:eastAsiaTheme="minorEastAsia" w:hAnsiTheme="minorHAnsi" w:cstheme="minorBidi"/>
              <w:noProof/>
              <w:color w:val="auto"/>
            </w:rPr>
          </w:pPr>
          <w:hyperlink w:anchor="_Toc494665700" w:history="1">
            <w:r w:rsidR="00EA5B4E" w:rsidRPr="00831004">
              <w:rPr>
                <w:rStyle w:val="Hyperlink"/>
                <w:noProof/>
              </w:rPr>
              <w:t>e. Research Methods</w:t>
            </w:r>
            <w:r w:rsidR="00EA5B4E">
              <w:rPr>
                <w:noProof/>
                <w:webHidden/>
              </w:rPr>
              <w:tab/>
            </w:r>
            <w:r w:rsidR="00EA5B4E">
              <w:rPr>
                <w:noProof/>
                <w:webHidden/>
              </w:rPr>
              <w:fldChar w:fldCharType="begin"/>
            </w:r>
            <w:r w:rsidR="00EA5B4E">
              <w:rPr>
                <w:noProof/>
                <w:webHidden/>
              </w:rPr>
              <w:instrText xml:space="preserve"> PAGEREF _Toc494665700 \h </w:instrText>
            </w:r>
            <w:r w:rsidR="00EA5B4E">
              <w:rPr>
                <w:noProof/>
                <w:webHidden/>
              </w:rPr>
            </w:r>
            <w:r w:rsidR="00EA5B4E">
              <w:rPr>
                <w:noProof/>
                <w:webHidden/>
              </w:rPr>
              <w:fldChar w:fldCharType="separate"/>
            </w:r>
            <w:r w:rsidR="00EA5B4E">
              <w:rPr>
                <w:noProof/>
                <w:webHidden/>
              </w:rPr>
              <w:t>8</w:t>
            </w:r>
            <w:r w:rsidR="00EA5B4E">
              <w:rPr>
                <w:noProof/>
                <w:webHidden/>
              </w:rPr>
              <w:fldChar w:fldCharType="end"/>
            </w:r>
          </w:hyperlink>
        </w:p>
        <w:p w14:paraId="2698F11B" w14:textId="1B2926F4" w:rsidR="00EA5B4E" w:rsidRDefault="001478D9">
          <w:pPr>
            <w:pStyle w:val="TOC3"/>
            <w:tabs>
              <w:tab w:val="right" w:leader="dot" w:pos="9350"/>
            </w:tabs>
            <w:rPr>
              <w:rFonts w:asciiTheme="minorHAnsi" w:eastAsiaTheme="minorEastAsia" w:hAnsiTheme="minorHAnsi" w:cstheme="minorBidi"/>
              <w:noProof/>
              <w:color w:val="auto"/>
            </w:rPr>
          </w:pPr>
          <w:hyperlink w:anchor="_Toc494665701" w:history="1">
            <w:r w:rsidR="00EA5B4E" w:rsidRPr="00831004">
              <w:rPr>
                <w:rStyle w:val="Hyperlink"/>
                <w:noProof/>
              </w:rPr>
              <w:t>f. Technical Methods</w:t>
            </w:r>
            <w:r w:rsidR="00EA5B4E">
              <w:rPr>
                <w:noProof/>
                <w:webHidden/>
              </w:rPr>
              <w:tab/>
            </w:r>
            <w:r w:rsidR="00EA5B4E">
              <w:rPr>
                <w:noProof/>
                <w:webHidden/>
              </w:rPr>
              <w:fldChar w:fldCharType="begin"/>
            </w:r>
            <w:r w:rsidR="00EA5B4E">
              <w:rPr>
                <w:noProof/>
                <w:webHidden/>
              </w:rPr>
              <w:instrText xml:space="preserve"> PAGEREF _Toc494665701 \h </w:instrText>
            </w:r>
            <w:r w:rsidR="00EA5B4E">
              <w:rPr>
                <w:noProof/>
                <w:webHidden/>
              </w:rPr>
            </w:r>
            <w:r w:rsidR="00EA5B4E">
              <w:rPr>
                <w:noProof/>
                <w:webHidden/>
              </w:rPr>
              <w:fldChar w:fldCharType="separate"/>
            </w:r>
            <w:r w:rsidR="00EA5B4E">
              <w:rPr>
                <w:noProof/>
                <w:webHidden/>
              </w:rPr>
              <w:t>12</w:t>
            </w:r>
            <w:r w:rsidR="00EA5B4E">
              <w:rPr>
                <w:noProof/>
                <w:webHidden/>
              </w:rPr>
              <w:fldChar w:fldCharType="end"/>
            </w:r>
          </w:hyperlink>
        </w:p>
        <w:p w14:paraId="546670B3" w14:textId="593A2772" w:rsidR="00EA5B4E" w:rsidRDefault="001478D9" w:rsidP="00EA5B4E">
          <w:pPr>
            <w:pStyle w:val="TOC2"/>
            <w:rPr>
              <w:rFonts w:asciiTheme="minorHAnsi" w:eastAsiaTheme="minorEastAsia" w:hAnsiTheme="minorHAnsi" w:cstheme="minorBidi"/>
              <w:color w:val="auto"/>
            </w:rPr>
          </w:pPr>
          <w:hyperlink w:anchor="_Toc494665702" w:history="1">
            <w:r w:rsidR="00EA5B4E" w:rsidRPr="00831004">
              <w:rPr>
                <w:rStyle w:val="Hyperlink"/>
              </w:rPr>
              <w:t>III. Plans for Expansion from Pilot Project</w:t>
            </w:r>
            <w:r w:rsidR="00EA5B4E">
              <w:rPr>
                <w:webHidden/>
              </w:rPr>
              <w:tab/>
            </w:r>
            <w:r w:rsidR="00EA5B4E">
              <w:rPr>
                <w:webHidden/>
              </w:rPr>
              <w:fldChar w:fldCharType="begin"/>
            </w:r>
            <w:r w:rsidR="00EA5B4E">
              <w:rPr>
                <w:webHidden/>
              </w:rPr>
              <w:instrText xml:space="preserve"> PAGEREF _Toc494665702 \h </w:instrText>
            </w:r>
            <w:r w:rsidR="00EA5B4E">
              <w:rPr>
                <w:webHidden/>
              </w:rPr>
            </w:r>
            <w:r w:rsidR="00EA5B4E">
              <w:rPr>
                <w:webHidden/>
              </w:rPr>
              <w:fldChar w:fldCharType="separate"/>
            </w:r>
            <w:r w:rsidR="00EA5B4E">
              <w:rPr>
                <w:webHidden/>
              </w:rPr>
              <w:t>18</w:t>
            </w:r>
            <w:r w:rsidR="00EA5B4E">
              <w:rPr>
                <w:webHidden/>
              </w:rPr>
              <w:fldChar w:fldCharType="end"/>
            </w:r>
          </w:hyperlink>
        </w:p>
        <w:p w14:paraId="78FE5F56" w14:textId="2D636211" w:rsidR="00EA5B4E" w:rsidRDefault="001478D9">
          <w:pPr>
            <w:pStyle w:val="TOC3"/>
            <w:tabs>
              <w:tab w:val="right" w:leader="dot" w:pos="9350"/>
            </w:tabs>
            <w:rPr>
              <w:rFonts w:asciiTheme="minorHAnsi" w:eastAsiaTheme="minorEastAsia" w:hAnsiTheme="minorHAnsi" w:cstheme="minorBidi"/>
              <w:noProof/>
              <w:color w:val="auto"/>
            </w:rPr>
          </w:pPr>
          <w:hyperlink w:anchor="_Toc494665703" w:history="1">
            <w:r w:rsidR="00EA5B4E" w:rsidRPr="00831004">
              <w:rPr>
                <w:rStyle w:val="Hyperlink"/>
                <w:noProof/>
              </w:rPr>
              <w:t>a. Original Pilot Project</w:t>
            </w:r>
            <w:r w:rsidR="00EA5B4E">
              <w:rPr>
                <w:noProof/>
                <w:webHidden/>
              </w:rPr>
              <w:tab/>
            </w:r>
            <w:r w:rsidR="00EA5B4E">
              <w:rPr>
                <w:noProof/>
                <w:webHidden/>
              </w:rPr>
              <w:fldChar w:fldCharType="begin"/>
            </w:r>
            <w:r w:rsidR="00EA5B4E">
              <w:rPr>
                <w:noProof/>
                <w:webHidden/>
              </w:rPr>
              <w:instrText xml:space="preserve"> PAGEREF _Toc494665703 \h </w:instrText>
            </w:r>
            <w:r w:rsidR="00EA5B4E">
              <w:rPr>
                <w:noProof/>
                <w:webHidden/>
              </w:rPr>
            </w:r>
            <w:r w:rsidR="00EA5B4E">
              <w:rPr>
                <w:noProof/>
                <w:webHidden/>
              </w:rPr>
              <w:fldChar w:fldCharType="separate"/>
            </w:r>
            <w:r w:rsidR="00EA5B4E">
              <w:rPr>
                <w:noProof/>
                <w:webHidden/>
              </w:rPr>
              <w:t>18</w:t>
            </w:r>
            <w:r w:rsidR="00EA5B4E">
              <w:rPr>
                <w:noProof/>
                <w:webHidden/>
              </w:rPr>
              <w:fldChar w:fldCharType="end"/>
            </w:r>
          </w:hyperlink>
        </w:p>
        <w:p w14:paraId="519C5E0D" w14:textId="00A155EE" w:rsidR="00EA5B4E" w:rsidRDefault="001478D9">
          <w:pPr>
            <w:pStyle w:val="TOC3"/>
            <w:tabs>
              <w:tab w:val="right" w:leader="dot" w:pos="9350"/>
            </w:tabs>
            <w:rPr>
              <w:rFonts w:asciiTheme="minorHAnsi" w:eastAsiaTheme="minorEastAsia" w:hAnsiTheme="minorHAnsi" w:cstheme="minorBidi"/>
              <w:noProof/>
              <w:color w:val="auto"/>
            </w:rPr>
          </w:pPr>
          <w:hyperlink w:anchor="_Toc494665704" w:history="1">
            <w:r w:rsidR="00EA5B4E" w:rsidRPr="00831004">
              <w:rPr>
                <w:rStyle w:val="Hyperlink"/>
                <w:noProof/>
              </w:rPr>
              <w:t>b. Mellon-Funded Next Stage of Project</w:t>
            </w:r>
            <w:r w:rsidR="00EA5B4E">
              <w:rPr>
                <w:noProof/>
                <w:webHidden/>
              </w:rPr>
              <w:tab/>
            </w:r>
            <w:r w:rsidR="00EA5B4E">
              <w:rPr>
                <w:noProof/>
                <w:webHidden/>
              </w:rPr>
              <w:fldChar w:fldCharType="begin"/>
            </w:r>
            <w:r w:rsidR="00EA5B4E">
              <w:rPr>
                <w:noProof/>
                <w:webHidden/>
              </w:rPr>
              <w:instrText xml:space="preserve"> PAGEREF _Toc494665704 \h </w:instrText>
            </w:r>
            <w:r w:rsidR="00EA5B4E">
              <w:rPr>
                <w:noProof/>
                <w:webHidden/>
              </w:rPr>
            </w:r>
            <w:r w:rsidR="00EA5B4E">
              <w:rPr>
                <w:noProof/>
                <w:webHidden/>
              </w:rPr>
              <w:fldChar w:fldCharType="separate"/>
            </w:r>
            <w:r w:rsidR="00EA5B4E">
              <w:rPr>
                <w:noProof/>
                <w:webHidden/>
              </w:rPr>
              <w:t>18</w:t>
            </w:r>
            <w:r w:rsidR="00EA5B4E">
              <w:rPr>
                <w:noProof/>
                <w:webHidden/>
              </w:rPr>
              <w:fldChar w:fldCharType="end"/>
            </w:r>
          </w:hyperlink>
        </w:p>
        <w:p w14:paraId="76D103A4" w14:textId="7F32BEFF" w:rsidR="00EA5B4E" w:rsidRDefault="001478D9">
          <w:pPr>
            <w:pStyle w:val="TOC3"/>
            <w:tabs>
              <w:tab w:val="right" w:leader="dot" w:pos="9350"/>
            </w:tabs>
            <w:rPr>
              <w:rFonts w:asciiTheme="minorHAnsi" w:eastAsiaTheme="minorEastAsia" w:hAnsiTheme="minorHAnsi" w:cstheme="minorBidi"/>
              <w:noProof/>
              <w:color w:val="auto"/>
            </w:rPr>
          </w:pPr>
          <w:hyperlink w:anchor="_Toc494665705" w:history="1">
            <w:r w:rsidR="00EA5B4E" w:rsidRPr="00831004">
              <w:rPr>
                <w:rStyle w:val="Hyperlink"/>
                <w:noProof/>
              </w:rPr>
              <w:t>c. Diversity and Inclusion</w:t>
            </w:r>
            <w:r w:rsidR="00EA5B4E">
              <w:rPr>
                <w:noProof/>
                <w:webHidden/>
              </w:rPr>
              <w:tab/>
            </w:r>
            <w:r w:rsidR="00EA5B4E">
              <w:rPr>
                <w:noProof/>
                <w:webHidden/>
              </w:rPr>
              <w:fldChar w:fldCharType="begin"/>
            </w:r>
            <w:r w:rsidR="00EA5B4E">
              <w:rPr>
                <w:noProof/>
                <w:webHidden/>
              </w:rPr>
              <w:instrText xml:space="preserve"> PAGEREF _Toc494665705 \h </w:instrText>
            </w:r>
            <w:r w:rsidR="00EA5B4E">
              <w:rPr>
                <w:noProof/>
                <w:webHidden/>
              </w:rPr>
            </w:r>
            <w:r w:rsidR="00EA5B4E">
              <w:rPr>
                <w:noProof/>
                <w:webHidden/>
              </w:rPr>
              <w:fldChar w:fldCharType="separate"/>
            </w:r>
            <w:r w:rsidR="00EA5B4E">
              <w:rPr>
                <w:noProof/>
                <w:webHidden/>
              </w:rPr>
              <w:t>22</w:t>
            </w:r>
            <w:r w:rsidR="00EA5B4E">
              <w:rPr>
                <w:noProof/>
                <w:webHidden/>
              </w:rPr>
              <w:fldChar w:fldCharType="end"/>
            </w:r>
          </w:hyperlink>
        </w:p>
        <w:p w14:paraId="4B85B27F" w14:textId="4F5899B2" w:rsidR="00EA5B4E" w:rsidRDefault="001478D9">
          <w:pPr>
            <w:pStyle w:val="TOC3"/>
            <w:tabs>
              <w:tab w:val="right" w:leader="dot" w:pos="9350"/>
            </w:tabs>
            <w:rPr>
              <w:rFonts w:asciiTheme="minorHAnsi" w:eastAsiaTheme="minorEastAsia" w:hAnsiTheme="minorHAnsi" w:cstheme="minorBidi"/>
              <w:noProof/>
              <w:color w:val="auto"/>
            </w:rPr>
          </w:pPr>
          <w:del w:id="7" w:author="Scott Kleinman" w:date="2017-10-02T13:36:00Z">
            <w:r w:rsidDel="00160466">
              <w:fldChar w:fldCharType="begin"/>
            </w:r>
            <w:r w:rsidDel="00160466">
              <w:delInstrText xml:space="preserve"> HYPERLINK \l "_Toc494665706" </w:delInstrText>
            </w:r>
            <w:r w:rsidDel="00160466">
              <w:fldChar w:fldCharType="separate"/>
            </w:r>
            <w:r w:rsidR="00EA5B4E" w:rsidRPr="00831004" w:rsidDel="00160466">
              <w:rPr>
                <w:rStyle w:val="Hyperlink"/>
                <w:noProof/>
              </w:rPr>
              <w:delText>f. Expected Outcomes and Benefits</w:delText>
            </w:r>
            <w:r w:rsidR="00EA5B4E" w:rsidDel="00160466">
              <w:rPr>
                <w:noProof/>
                <w:webHidden/>
              </w:rPr>
              <w:tab/>
            </w:r>
            <w:r w:rsidR="00EA5B4E" w:rsidDel="00160466">
              <w:rPr>
                <w:noProof/>
                <w:webHidden/>
              </w:rPr>
              <w:fldChar w:fldCharType="begin"/>
            </w:r>
            <w:r w:rsidR="00EA5B4E" w:rsidDel="00160466">
              <w:rPr>
                <w:noProof/>
                <w:webHidden/>
              </w:rPr>
              <w:delInstrText xml:space="preserve"> PAGEREF _Toc494665706 \h </w:delInstrText>
            </w:r>
            <w:r w:rsidR="00EA5B4E" w:rsidDel="00160466">
              <w:rPr>
                <w:noProof/>
                <w:webHidden/>
              </w:rPr>
            </w:r>
            <w:r w:rsidR="00EA5B4E" w:rsidDel="00160466">
              <w:rPr>
                <w:noProof/>
                <w:webHidden/>
              </w:rPr>
              <w:fldChar w:fldCharType="separate"/>
            </w:r>
            <w:r w:rsidR="00EA5B4E" w:rsidDel="00160466">
              <w:rPr>
                <w:noProof/>
                <w:webHidden/>
              </w:rPr>
              <w:delText>25</w:delText>
            </w:r>
            <w:r w:rsidR="00EA5B4E" w:rsidDel="00160466">
              <w:rPr>
                <w:noProof/>
                <w:webHidden/>
              </w:rPr>
              <w:fldChar w:fldCharType="end"/>
            </w:r>
            <w:r w:rsidDel="00160466">
              <w:rPr>
                <w:noProof/>
              </w:rPr>
              <w:fldChar w:fldCharType="end"/>
            </w:r>
          </w:del>
          <w:ins w:id="8" w:author="Scott Kleinman" w:date="2017-10-02T13:36:00Z">
            <w:r w:rsidR="00160466">
              <w:fldChar w:fldCharType="begin"/>
            </w:r>
            <w:r w:rsidR="00160466">
              <w:instrText xml:space="preserve"> HYPERLINK \l "_Toc494665706" </w:instrText>
            </w:r>
            <w:r w:rsidR="00160466">
              <w:fldChar w:fldCharType="separate"/>
            </w:r>
            <w:r w:rsidR="00160466">
              <w:rPr>
                <w:rStyle w:val="Hyperlink"/>
                <w:noProof/>
              </w:rPr>
              <w:t>d</w:t>
            </w:r>
            <w:r w:rsidR="00160466" w:rsidRPr="00831004">
              <w:rPr>
                <w:rStyle w:val="Hyperlink"/>
                <w:noProof/>
              </w:rPr>
              <w:t>. Expected Outcomes and Benefits</w:t>
            </w:r>
            <w:r w:rsidR="00160466">
              <w:rPr>
                <w:noProof/>
                <w:webHidden/>
              </w:rPr>
              <w:tab/>
            </w:r>
            <w:r w:rsidR="00160466">
              <w:rPr>
                <w:noProof/>
                <w:webHidden/>
              </w:rPr>
              <w:fldChar w:fldCharType="begin"/>
            </w:r>
            <w:r w:rsidR="00160466">
              <w:rPr>
                <w:noProof/>
                <w:webHidden/>
              </w:rPr>
              <w:instrText xml:space="preserve"> PAGEREF _Toc494665706 \h </w:instrText>
            </w:r>
            <w:r w:rsidR="00160466">
              <w:rPr>
                <w:noProof/>
                <w:webHidden/>
              </w:rPr>
            </w:r>
            <w:r w:rsidR="00160466">
              <w:rPr>
                <w:noProof/>
                <w:webHidden/>
              </w:rPr>
              <w:fldChar w:fldCharType="separate"/>
            </w:r>
            <w:r w:rsidR="00160466">
              <w:rPr>
                <w:noProof/>
                <w:webHidden/>
              </w:rPr>
              <w:t>25</w:t>
            </w:r>
            <w:r w:rsidR="00160466">
              <w:rPr>
                <w:noProof/>
                <w:webHidden/>
              </w:rPr>
              <w:fldChar w:fldCharType="end"/>
            </w:r>
            <w:r w:rsidR="00160466">
              <w:rPr>
                <w:noProof/>
              </w:rPr>
              <w:fldChar w:fldCharType="end"/>
            </w:r>
          </w:ins>
        </w:p>
        <w:p w14:paraId="631D9F28" w14:textId="74FEB851" w:rsidR="00EA5B4E" w:rsidRDefault="001478D9" w:rsidP="00EA5B4E">
          <w:pPr>
            <w:pStyle w:val="TOC2"/>
            <w:rPr>
              <w:rFonts w:asciiTheme="minorHAnsi" w:eastAsiaTheme="minorEastAsia" w:hAnsiTheme="minorHAnsi" w:cstheme="minorBidi"/>
              <w:color w:val="auto"/>
            </w:rPr>
          </w:pPr>
          <w:hyperlink w:anchor="_Toc494665707" w:history="1">
            <w:r w:rsidR="00EA5B4E" w:rsidRPr="00831004">
              <w:rPr>
                <w:rStyle w:val="Hyperlink"/>
              </w:rPr>
              <w:t>IV. Works &amp; Tools Cited</w:t>
            </w:r>
            <w:r w:rsidR="00EA5B4E">
              <w:rPr>
                <w:webHidden/>
              </w:rPr>
              <w:tab/>
            </w:r>
            <w:r w:rsidR="00EA5B4E">
              <w:rPr>
                <w:webHidden/>
              </w:rPr>
              <w:fldChar w:fldCharType="begin"/>
            </w:r>
            <w:r w:rsidR="00EA5B4E">
              <w:rPr>
                <w:webHidden/>
              </w:rPr>
              <w:instrText xml:space="preserve"> PAGEREF _Toc494665707 \h </w:instrText>
            </w:r>
            <w:r w:rsidR="00EA5B4E">
              <w:rPr>
                <w:webHidden/>
              </w:rPr>
            </w:r>
            <w:r w:rsidR="00EA5B4E">
              <w:rPr>
                <w:webHidden/>
              </w:rPr>
              <w:fldChar w:fldCharType="separate"/>
            </w:r>
            <w:r w:rsidR="00EA5B4E">
              <w:rPr>
                <w:webHidden/>
              </w:rPr>
              <w:t>28</w:t>
            </w:r>
            <w:r w:rsidR="00EA5B4E">
              <w:rPr>
                <w:webHidden/>
              </w:rPr>
              <w:fldChar w:fldCharType="end"/>
            </w:r>
          </w:hyperlink>
        </w:p>
        <w:p w14:paraId="10CD0D85" w14:textId="37A92342" w:rsidR="00E06B0F" w:rsidRDefault="00E06B0F">
          <w:r>
            <w:rPr>
              <w:b/>
              <w:bCs/>
              <w:noProof/>
            </w:rPr>
            <w:fldChar w:fldCharType="end"/>
          </w:r>
        </w:p>
      </w:sdtContent>
    </w:sdt>
    <w:p w14:paraId="46A24951" w14:textId="159276AF" w:rsidR="00932B31" w:rsidRDefault="00932B31" w:rsidP="005273E5">
      <w:pPr>
        <w:pStyle w:val="Heading2"/>
      </w:pPr>
      <w:bookmarkStart w:id="9" w:name="_Toc494665687"/>
      <w:r>
        <w:lastRenderedPageBreak/>
        <w:t>I. Fact Sheet</w:t>
      </w:r>
      <w:bookmarkEnd w:id="9"/>
    </w:p>
    <w:p w14:paraId="7E08C179" w14:textId="125C9597" w:rsidR="00932B31" w:rsidRDefault="00F54FE0" w:rsidP="00F54FE0">
      <w:pPr>
        <w:pStyle w:val="Heading3"/>
      </w:pPr>
      <w:bookmarkStart w:id="10" w:name="_Toc494665688"/>
      <w:r>
        <w:t>Participating Institutions</w:t>
      </w:r>
      <w:bookmarkEnd w:id="10"/>
    </w:p>
    <w:p w14:paraId="30F3448E" w14:textId="77777777" w:rsidR="00932B31" w:rsidRDefault="00932B31" w:rsidP="00365AA0">
      <w:pPr>
        <w:pStyle w:val="ListParagraph"/>
        <w:numPr>
          <w:ilvl w:val="0"/>
          <w:numId w:val="10"/>
        </w:numPr>
        <w:spacing w:after="120" w:line="259" w:lineRule="auto"/>
        <w:contextualSpacing w:val="0"/>
      </w:pPr>
      <w:r w:rsidRPr="00C20D7B">
        <w:t>University of California, Santa Barbara (UCSB)</w:t>
      </w:r>
      <w:del w:id="11" w:author="Scott Kleinman" w:date="2017-10-02T08:58:00Z">
        <w:r w:rsidDel="00BB17B5">
          <w:delText xml:space="preserve"> </w:delText>
        </w:r>
      </w:del>
    </w:p>
    <w:p w14:paraId="4ADA1110" w14:textId="35A2C807" w:rsidR="00932B31" w:rsidRDefault="00932B31" w:rsidP="00365AA0">
      <w:pPr>
        <w:pStyle w:val="ListParagraph"/>
        <w:numPr>
          <w:ilvl w:val="0"/>
          <w:numId w:val="10"/>
        </w:numPr>
        <w:spacing w:after="120" w:line="259" w:lineRule="auto"/>
        <w:contextualSpacing w:val="0"/>
      </w:pPr>
      <w:r w:rsidRPr="00C20D7B">
        <w:t>California State Un</w:t>
      </w:r>
      <w:r>
        <w:t>iversity, Northridge (CSUN)</w:t>
      </w:r>
      <w:r w:rsidR="00AD6CEE">
        <w:t xml:space="preserve"> (</w:t>
      </w:r>
      <w:proofErr w:type="spellStart"/>
      <w:r w:rsidR="00AD6CEE">
        <w:t>subgrantee</w:t>
      </w:r>
      <w:proofErr w:type="spellEnd"/>
      <w:r w:rsidR="00AD6CEE">
        <w:t>)</w:t>
      </w:r>
    </w:p>
    <w:p w14:paraId="2ACD780B" w14:textId="14B53BD7" w:rsidR="00932B31" w:rsidRDefault="00932B31" w:rsidP="00365AA0">
      <w:pPr>
        <w:pStyle w:val="ListParagraph"/>
        <w:numPr>
          <w:ilvl w:val="0"/>
          <w:numId w:val="10"/>
        </w:numPr>
        <w:spacing w:after="120" w:line="259" w:lineRule="auto"/>
        <w:contextualSpacing w:val="0"/>
      </w:pPr>
      <w:r w:rsidRPr="00C20D7B">
        <w:t>University of Miami (UM)</w:t>
      </w:r>
      <w:r w:rsidR="00AD6CEE">
        <w:t xml:space="preserve"> </w:t>
      </w:r>
      <w:del w:id="12" w:author="Scott Kleinman" w:date="2017-10-02T08:58:00Z">
        <w:r w:rsidR="00AD6CEE" w:rsidDel="00BB17B5">
          <w:delText>Isubgrantee</w:delText>
        </w:r>
      </w:del>
      <w:ins w:id="13" w:author="Scott Kleinman" w:date="2017-10-02T08:58:00Z">
        <w:r w:rsidR="00BB17B5">
          <w:t>(</w:t>
        </w:r>
        <w:proofErr w:type="spellStart"/>
        <w:r w:rsidR="00BB17B5">
          <w:t>subgrantee</w:t>
        </w:r>
      </w:ins>
      <w:proofErr w:type="spellEnd"/>
      <w:r w:rsidR="00AD6CEE">
        <w:t>)</w:t>
      </w:r>
    </w:p>
    <w:p w14:paraId="38E3A62A" w14:textId="7D7DC93A" w:rsidR="00F54FE0" w:rsidRPr="00F54FE0" w:rsidRDefault="00F54FE0" w:rsidP="00032184">
      <w:pPr>
        <w:pStyle w:val="Heading3"/>
      </w:pPr>
      <w:bookmarkStart w:id="14" w:name="_Toc494665689"/>
      <w:r>
        <w:t>Team</w:t>
      </w:r>
      <w:bookmarkEnd w:id="14"/>
    </w:p>
    <w:p w14:paraId="000771B0" w14:textId="77777777" w:rsidR="00932B31" w:rsidRDefault="00932B31" w:rsidP="00365AA0">
      <w:pPr>
        <w:pStyle w:val="ListParagraph"/>
        <w:numPr>
          <w:ilvl w:val="0"/>
          <w:numId w:val="10"/>
        </w:numPr>
        <w:spacing w:after="120" w:line="259" w:lineRule="auto"/>
        <w:contextualSpacing w:val="0"/>
      </w:pPr>
      <w:r w:rsidRPr="003262ED">
        <w:rPr>
          <w:i/>
        </w:rPr>
        <w:t>Principal Investigator:</w:t>
      </w:r>
      <w:r>
        <w:t xml:space="preserve"> Alan Liu (Professor of English, UCSB)</w:t>
      </w:r>
    </w:p>
    <w:p w14:paraId="38A11420" w14:textId="77777777" w:rsidR="00932B31" w:rsidRDefault="00932B31" w:rsidP="00365AA0">
      <w:pPr>
        <w:pStyle w:val="ListParagraph"/>
        <w:numPr>
          <w:ilvl w:val="0"/>
          <w:numId w:val="10"/>
        </w:numPr>
        <w:spacing w:after="120" w:line="259" w:lineRule="auto"/>
        <w:contextualSpacing w:val="0"/>
      </w:pPr>
      <w:r w:rsidRPr="003262ED">
        <w:rPr>
          <w:i/>
        </w:rPr>
        <w:t>Co-PIs:</w:t>
      </w:r>
      <w:r>
        <w:t xml:space="preserve"> Jeremy Douglass (Assistant Professor of English, UCSB), Scott </w:t>
      </w:r>
      <w:proofErr w:type="spellStart"/>
      <w:r>
        <w:t>Kleinman</w:t>
      </w:r>
      <w:proofErr w:type="spellEnd"/>
      <w:r>
        <w:t xml:space="preserve"> (Professor of English, CSUN), Lindsay Thomas (Assistant Professor of English, UM)</w:t>
      </w:r>
    </w:p>
    <w:p w14:paraId="168DE965" w14:textId="77777777" w:rsidR="00932B31" w:rsidRDefault="00932B31" w:rsidP="00365AA0">
      <w:pPr>
        <w:pStyle w:val="ListParagraph"/>
        <w:numPr>
          <w:ilvl w:val="0"/>
          <w:numId w:val="10"/>
        </w:numPr>
        <w:spacing w:after="120" w:line="259" w:lineRule="auto"/>
        <w:contextualSpacing w:val="0"/>
      </w:pPr>
      <w:r w:rsidRPr="003262ED">
        <w:rPr>
          <w:i/>
        </w:rPr>
        <w:t>Other participating faculty:</w:t>
      </w:r>
      <w:r>
        <w:t xml:space="preserve"> </w:t>
      </w:r>
      <w:r w:rsidRPr="00106FD8">
        <w:t xml:space="preserve">Mauro </w:t>
      </w:r>
      <w:proofErr w:type="spellStart"/>
      <w:r w:rsidRPr="00106FD8">
        <w:t>Carassai</w:t>
      </w:r>
      <w:proofErr w:type="spellEnd"/>
      <w:r w:rsidRPr="00106FD8">
        <w:t xml:space="preserve"> (CSUN)</w:t>
      </w:r>
      <w:del w:id="15" w:author="Scott Kleinman" w:date="2017-10-02T09:00:00Z">
        <w:r w:rsidDel="00BB17B5">
          <w:delText>.</w:delText>
        </w:r>
      </w:del>
    </w:p>
    <w:p w14:paraId="5D3F79AB" w14:textId="3D0DFBF6" w:rsidR="00932B31" w:rsidRDefault="00932B31" w:rsidP="00365AA0">
      <w:pPr>
        <w:pStyle w:val="ListParagraph"/>
        <w:numPr>
          <w:ilvl w:val="0"/>
          <w:numId w:val="10"/>
        </w:numPr>
        <w:spacing w:after="120" w:line="259" w:lineRule="auto"/>
        <w:contextualSpacing w:val="0"/>
      </w:pPr>
      <w:r w:rsidRPr="003262ED">
        <w:rPr>
          <w:i/>
        </w:rPr>
        <w:t>Sustainability and Usab</w:t>
      </w:r>
      <w:ins w:id="16" w:author="Scott Kleinman" w:date="2017-10-02T09:00:00Z">
        <w:r w:rsidR="00BB17B5">
          <w:rPr>
            <w:i/>
          </w:rPr>
          <w:t>i</w:t>
        </w:r>
      </w:ins>
      <w:r w:rsidRPr="003262ED">
        <w:rPr>
          <w:i/>
        </w:rPr>
        <w:t>lity Adviser</w:t>
      </w:r>
      <w:r>
        <w:t>:</w:t>
      </w:r>
      <w:r w:rsidRPr="00106FD8">
        <w:t xml:space="preserve"> Greg </w:t>
      </w:r>
      <w:proofErr w:type="spellStart"/>
      <w:r w:rsidRPr="00106FD8">
        <w:t>Janée</w:t>
      </w:r>
      <w:proofErr w:type="spellEnd"/>
      <w:r w:rsidRPr="00106FD8">
        <w:t xml:space="preserve"> </w:t>
      </w:r>
      <w:r>
        <w:t>(</w:t>
      </w:r>
      <w:r w:rsidRPr="0011416F">
        <w:t xml:space="preserve">Director, Data </w:t>
      </w:r>
      <w:proofErr w:type="spellStart"/>
      <w:r w:rsidRPr="0011416F">
        <w:t>Curation</w:t>
      </w:r>
      <w:proofErr w:type="spellEnd"/>
      <w:r w:rsidRPr="0011416F">
        <w:t xml:space="preserve"> Program, UCSB Library;  and Developer, UC </w:t>
      </w:r>
      <w:proofErr w:type="spellStart"/>
      <w:r w:rsidRPr="0011416F">
        <w:t>Curation</w:t>
      </w:r>
      <w:proofErr w:type="spellEnd"/>
      <w:r w:rsidRPr="0011416F">
        <w:t xml:space="preserve"> Center at California Digital Library</w:t>
      </w:r>
      <w:r>
        <w:t>)</w:t>
      </w:r>
    </w:p>
    <w:p w14:paraId="672B74E1" w14:textId="77777777" w:rsidR="00932B31" w:rsidRDefault="00932B31" w:rsidP="00365AA0">
      <w:pPr>
        <w:pStyle w:val="ListParagraph"/>
        <w:numPr>
          <w:ilvl w:val="0"/>
          <w:numId w:val="10"/>
        </w:numPr>
        <w:spacing w:after="120" w:line="259" w:lineRule="auto"/>
        <w:contextualSpacing w:val="0"/>
      </w:pPr>
      <w:r w:rsidRPr="003262ED">
        <w:rPr>
          <w:i/>
        </w:rPr>
        <w:t>[To be recruited:]</w:t>
      </w:r>
      <w:r>
        <w:t xml:space="preserve"> Two Postdoctoral Scholars/Lecturers (postdoctoral researchers who also teach some courses each year) for project years 2018-2019 and 2019-2020</w:t>
      </w:r>
      <w:del w:id="17" w:author="Scott Kleinman" w:date="2017-10-02T09:00:00Z">
        <w:r w:rsidDel="00BB17B5">
          <w:delText>.</w:delText>
        </w:r>
      </w:del>
    </w:p>
    <w:p w14:paraId="092FBAD3" w14:textId="77777777" w:rsidR="00932B31" w:rsidRDefault="00932B31" w:rsidP="00365AA0">
      <w:pPr>
        <w:pStyle w:val="ListParagraph"/>
        <w:numPr>
          <w:ilvl w:val="0"/>
          <w:numId w:val="10"/>
        </w:numPr>
        <w:spacing w:after="120" w:line="259" w:lineRule="auto"/>
        <w:contextualSpacing w:val="0"/>
      </w:pPr>
      <w:r w:rsidRPr="003262ED">
        <w:rPr>
          <w:i/>
        </w:rPr>
        <w:t>[To be recruited:]</w:t>
      </w:r>
      <w:r>
        <w:t xml:space="preserve"> Graduate student project managers</w:t>
      </w:r>
    </w:p>
    <w:p w14:paraId="4A05566C" w14:textId="1AEB03B6" w:rsidR="00932B31" w:rsidRDefault="00932B31" w:rsidP="00365AA0">
      <w:pPr>
        <w:pStyle w:val="ListParagraph"/>
        <w:numPr>
          <w:ilvl w:val="0"/>
          <w:numId w:val="10"/>
        </w:numPr>
        <w:spacing w:after="120" w:line="259" w:lineRule="auto"/>
        <w:contextualSpacing w:val="0"/>
      </w:pPr>
      <w:r w:rsidRPr="003262ED">
        <w:rPr>
          <w:i/>
        </w:rPr>
        <w:t>[To be recruited:]</w:t>
      </w:r>
      <w:r>
        <w:t xml:space="preserve"> Graduate student and undergraduate research assistants, including those participating in WE1S</w:t>
      </w:r>
      <w:r w:rsidR="00737F78">
        <w:t>’</w:t>
      </w:r>
      <w:r>
        <w:t xml:space="preserve">s </w:t>
      </w:r>
      <w:r w:rsidR="00737F78">
        <w:t>“</w:t>
      </w:r>
      <w:r>
        <w:t>summer research camps</w:t>
      </w:r>
      <w:del w:id="18" w:author="Scott Kleinman" w:date="2017-10-02T09:00:00Z">
        <w:r w:rsidDel="00BB17B5">
          <w:delText>.</w:delText>
        </w:r>
      </w:del>
      <w:r w:rsidR="00737F78">
        <w:t>”</w:t>
      </w:r>
    </w:p>
    <w:p w14:paraId="49D155AF" w14:textId="733F707F" w:rsidR="00932B31" w:rsidRDefault="00F54FE0" w:rsidP="00F54FE0">
      <w:pPr>
        <w:pStyle w:val="Heading3"/>
      </w:pPr>
      <w:bookmarkStart w:id="19" w:name="_Toc494665690"/>
      <w:r>
        <w:t>Funding Support</w:t>
      </w:r>
      <w:bookmarkEnd w:id="19"/>
    </w:p>
    <w:p w14:paraId="7ED0FC5A" w14:textId="77777777" w:rsidR="00932B31" w:rsidRDefault="00932B31" w:rsidP="00365AA0">
      <w:pPr>
        <w:pStyle w:val="ListParagraph"/>
        <w:numPr>
          <w:ilvl w:val="0"/>
          <w:numId w:val="10"/>
        </w:numPr>
        <w:spacing w:after="120" w:line="259" w:lineRule="auto"/>
        <w:contextualSpacing w:val="0"/>
      </w:pPr>
      <w:r>
        <w:t>The Andrew W. Mellon Foundation, $1.1 million</w:t>
      </w:r>
      <w:del w:id="20" w:author="Scott Kleinman" w:date="2017-10-02T09:00:00Z">
        <w:r w:rsidDel="00BB17B5">
          <w:delText>.</w:delText>
        </w:r>
      </w:del>
    </w:p>
    <w:p w14:paraId="326E0A79" w14:textId="2B0B860A" w:rsidR="00932B31" w:rsidRDefault="00932B31" w:rsidP="00365AA0">
      <w:pPr>
        <w:pStyle w:val="ListParagraph"/>
        <w:numPr>
          <w:ilvl w:val="0"/>
          <w:numId w:val="10"/>
        </w:numPr>
        <w:spacing w:after="120" w:line="259" w:lineRule="auto"/>
        <w:contextualSpacing w:val="0"/>
      </w:pPr>
      <w:r>
        <w:t>Additional support from UCSB in the form of add</w:t>
      </w:r>
      <w:r w:rsidR="002E59B1">
        <w:t xml:space="preserve">itional </w:t>
      </w:r>
      <w:r>
        <w:t>salaries and benefits for the hybrid postdoc/lecturer positions and for the graduate-student project manager at UCSB.</w:t>
      </w:r>
    </w:p>
    <w:p w14:paraId="582C072A" w14:textId="7FF05F4F" w:rsidR="00932B31" w:rsidRDefault="00F54FE0" w:rsidP="00F54FE0">
      <w:pPr>
        <w:pStyle w:val="Heading3"/>
      </w:pPr>
      <w:bookmarkStart w:id="21" w:name="_Toc494665691"/>
      <w:r>
        <w:t>Timeline</w:t>
      </w:r>
      <w:bookmarkEnd w:id="21"/>
    </w:p>
    <w:p w14:paraId="3CAFC738" w14:textId="37B55821" w:rsidR="00932B31" w:rsidRDefault="00932B31" w:rsidP="00365AA0">
      <w:pPr>
        <w:pStyle w:val="ListParagraph"/>
        <w:numPr>
          <w:ilvl w:val="0"/>
          <w:numId w:val="11"/>
        </w:numPr>
        <w:spacing w:line="259" w:lineRule="auto"/>
      </w:pPr>
      <w:r>
        <w:t>Three years, October 1, 2017</w:t>
      </w:r>
      <w:r w:rsidR="00A260A1">
        <w:t xml:space="preserve"> to September 30, 2020</w:t>
      </w:r>
      <w:r>
        <w:t>.</w:t>
      </w:r>
    </w:p>
    <w:p w14:paraId="7FFE89F2" w14:textId="246B9BD1" w:rsidR="00932B31" w:rsidRDefault="00932B31" w:rsidP="00032184">
      <w:pPr>
        <w:pStyle w:val="Heading3"/>
      </w:pPr>
      <w:bookmarkStart w:id="22" w:name="_Toc494665692"/>
      <w:r>
        <w:t>Mai</w:t>
      </w:r>
      <w:bookmarkStart w:id="23" w:name="_GoBack"/>
      <w:bookmarkEnd w:id="23"/>
      <w:r>
        <w:t xml:space="preserve">n Humanities </w:t>
      </w:r>
      <w:r w:rsidR="00F54FE0">
        <w:t>Research Goals</w:t>
      </w:r>
      <w:bookmarkEnd w:id="22"/>
    </w:p>
    <w:p w14:paraId="62FF11A8" w14:textId="1A7E9B13" w:rsidR="00932B31" w:rsidRDefault="00932B31" w:rsidP="00365AA0">
      <w:pPr>
        <w:pStyle w:val="ListParagraph"/>
        <w:numPr>
          <w:ilvl w:val="0"/>
          <w:numId w:val="10"/>
        </w:numPr>
        <w:spacing w:after="120" w:line="259" w:lineRule="auto"/>
        <w:contextualSpacing w:val="0"/>
      </w:pPr>
      <w:r>
        <w:t xml:space="preserve">Use digital-humanities computational methods to study public discourse </w:t>
      </w:r>
      <w:r w:rsidR="003D4168">
        <w:t>on</w:t>
      </w:r>
      <w:r>
        <w:t xml:space="preserve"> the humanities in journalistic media and other sources at large data scales</w:t>
      </w:r>
      <w:r w:rsidR="003D4168">
        <w:t>. M</w:t>
      </w:r>
      <w:r>
        <w:t xml:space="preserve">odel the main themes, frames of discussion, and narratives (even </w:t>
      </w:r>
      <w:r w:rsidR="00737F78">
        <w:t>“</w:t>
      </w:r>
      <w:r>
        <w:t>memes</w:t>
      </w:r>
      <w:r w:rsidR="00737F78">
        <w:t>”</w:t>
      </w:r>
      <w:r>
        <w:t>)</w:t>
      </w:r>
      <w:r w:rsidR="003D4168">
        <w:t xml:space="preserve"> of such discourse</w:t>
      </w:r>
      <w:r w:rsidR="001F1618">
        <w:t xml:space="preserve">; the relations between them; </w:t>
      </w:r>
      <w:r w:rsidR="003D4168">
        <w:t>a</w:t>
      </w:r>
      <w:r>
        <w:t xml:space="preserve">nd also unexpected </w:t>
      </w:r>
      <w:r w:rsidR="003D4168">
        <w:t>themes</w:t>
      </w:r>
      <w:r>
        <w:t xml:space="preserve"> </w:t>
      </w:r>
      <w:r w:rsidR="003D4168">
        <w:t>or</w:t>
      </w:r>
      <w:r>
        <w:t xml:space="preserve"> relations. </w:t>
      </w:r>
      <w:r w:rsidR="00CB36E3">
        <w:t>For example, h</w:t>
      </w:r>
      <w:r>
        <w:t xml:space="preserve">ow do journalists, politicians, business people, scientists, parents, students, university administrators, professors, writers, artists, and others </w:t>
      </w:r>
      <w:r w:rsidR="00CB36E3">
        <w:t xml:space="preserve">typically </w:t>
      </w:r>
      <w:r>
        <w:t xml:space="preserve">talk about the humanities? How do the national and local, </w:t>
      </w:r>
      <w:r w:rsidR="00CB36E3">
        <w:t xml:space="preserve">or </w:t>
      </w:r>
      <w:r>
        <w:t xml:space="preserve">policy and personal facets of </w:t>
      </w:r>
      <w:r w:rsidR="00737F78">
        <w:t>“</w:t>
      </w:r>
      <w:r w:rsidR="003D4168">
        <w:t>what every</w:t>
      </w:r>
      <w:r w:rsidR="00D05EAF">
        <w:t>one</w:t>
      </w:r>
      <w:r w:rsidR="003D4168">
        <w:t xml:space="preserve"> says</w:t>
      </w:r>
      <w:r w:rsidR="00737F78">
        <w:t>”</w:t>
      </w:r>
      <w:r w:rsidR="003D4168">
        <w:t xml:space="preserve"> about the humanities intersect </w:t>
      </w:r>
      <w:r w:rsidR="00CB36E3">
        <w:t xml:space="preserve">with each other </w:t>
      </w:r>
      <w:r w:rsidR="003D4168">
        <w:t>(</w:t>
      </w:r>
      <w:r>
        <w:t xml:space="preserve">for example, when a </w:t>
      </w:r>
      <w:r>
        <w:lastRenderedPageBreak/>
        <w:t>legislator discusses education policy, or a parent or teacher discusses the future with a student</w:t>
      </w:r>
      <w:r w:rsidR="003D4168">
        <w:t>)</w:t>
      </w:r>
      <w:r>
        <w:t>?</w:t>
      </w:r>
    </w:p>
    <w:p w14:paraId="6E5546E6" w14:textId="3814B7D6" w:rsidR="00932B31" w:rsidRDefault="00932B31" w:rsidP="00365AA0">
      <w:pPr>
        <w:pStyle w:val="ListParagraph"/>
        <w:numPr>
          <w:ilvl w:val="0"/>
          <w:numId w:val="10"/>
        </w:numPr>
        <w:spacing w:after="120" w:line="259" w:lineRule="auto"/>
        <w:contextualSpacing w:val="0"/>
      </w:pPr>
      <w:r>
        <w:t xml:space="preserve">Study how public discourse on the humanities compares across states, nations, and regions of the world. To begin with, how much talk about the humanities is there in </w:t>
      </w:r>
      <w:r w:rsidR="000B4791">
        <w:t xml:space="preserve">the media in </w:t>
      </w:r>
      <w:r>
        <w:t xml:space="preserve">California as opposed to </w:t>
      </w:r>
      <w:r w:rsidR="000B4791">
        <w:t xml:space="preserve">in </w:t>
      </w:r>
      <w:r>
        <w:t xml:space="preserve">New York, in the U.S. by contrast with the U.K., and in the North and West </w:t>
      </w:r>
      <w:r w:rsidR="000B4791">
        <w:t>of the world by comparison with the southern hemisphere or m</w:t>
      </w:r>
      <w:r>
        <w:t xml:space="preserve">id </w:t>
      </w:r>
      <w:r w:rsidR="000B4791">
        <w:t>and far east</w:t>
      </w:r>
      <w:r>
        <w:t>?</w:t>
      </w:r>
    </w:p>
    <w:p w14:paraId="588DE2D5" w14:textId="4966BCDD" w:rsidR="00932B31" w:rsidRDefault="00932B31" w:rsidP="00365AA0">
      <w:pPr>
        <w:pStyle w:val="ListParagraph"/>
        <w:numPr>
          <w:ilvl w:val="0"/>
          <w:numId w:val="10"/>
        </w:numPr>
        <w:spacing w:after="120" w:line="259" w:lineRule="auto"/>
        <w:contextualSpacing w:val="0"/>
      </w:pPr>
      <w:r>
        <w:t xml:space="preserve">Study the way racial, ethnic, gender, and other </w:t>
      </w:r>
      <w:r w:rsidR="006E4CF0">
        <w:t>groups ar</w:t>
      </w:r>
      <w:r>
        <w:t>e positioned by the media, or position themselves</w:t>
      </w:r>
      <w:r w:rsidR="006E4CF0">
        <w:t xml:space="preserve"> in the media</w:t>
      </w:r>
      <w:r>
        <w:t xml:space="preserve">, in relation to the humanities versus more </w:t>
      </w:r>
      <w:r w:rsidR="00737F78">
        <w:t>“</w:t>
      </w:r>
      <w:r>
        <w:t>practical</w:t>
      </w:r>
      <w:r w:rsidR="00737F78">
        <w:t>”</w:t>
      </w:r>
      <w:r>
        <w:t xml:space="preserve"> career choices, especially during first-generation immigrant or first-generation-to-college phases of a group</w:t>
      </w:r>
      <w:r w:rsidR="00737F78">
        <w:t>’</w:t>
      </w:r>
      <w:r>
        <w:t xml:space="preserve">s social trajectory. Just one line of inquiry going beyond the stereotypes: if a first-generation immigrant student is told by parents and society to major in science, engineering, pre-medicine, pre-law, or pre-business; yet the cultural and personal identity of that student is vested in a deep humanities and arts heritage; then where does that excess </w:t>
      </w:r>
      <w:r w:rsidR="00737F78">
        <w:t>“</w:t>
      </w:r>
      <w:r>
        <w:t>humanity</w:t>
      </w:r>
      <w:r w:rsidR="00737F78">
        <w:t>”</w:t>
      </w:r>
      <w:r>
        <w:t xml:space="preserve"> go and how is it expressed and cultivated?</w:t>
      </w:r>
    </w:p>
    <w:p w14:paraId="62B8107B" w14:textId="7FD864A6" w:rsidR="00932B31" w:rsidRDefault="00932B31" w:rsidP="00F54FE0">
      <w:pPr>
        <w:pStyle w:val="Heading3"/>
      </w:pPr>
      <w:bookmarkStart w:id="24" w:name="_Toc494665693"/>
      <w:r>
        <w:t>Main Digital Humanities Goals</w:t>
      </w:r>
      <w:bookmarkEnd w:id="24"/>
    </w:p>
    <w:p w14:paraId="4A5D20B1" w14:textId="73D07110" w:rsidR="00932B31" w:rsidRDefault="00932B31" w:rsidP="00365AA0">
      <w:pPr>
        <w:pStyle w:val="ListParagraph"/>
        <w:numPr>
          <w:ilvl w:val="0"/>
          <w:numId w:val="10"/>
        </w:numPr>
        <w:spacing w:after="120" w:line="259" w:lineRule="auto"/>
        <w:contextualSpacing w:val="0"/>
      </w:pPr>
      <w:r>
        <w:t>Design and assemble a representative corpus (in this case, of publ</w:t>
      </w:r>
      <w:r w:rsidR="00833A12">
        <w:t>ic discourse on the humanities)</w:t>
      </w:r>
      <w:r>
        <w:t xml:space="preserve"> with attention to principles of corpus </w:t>
      </w:r>
      <w:r w:rsidR="00737F78">
        <w:t>“</w:t>
      </w:r>
      <w:r>
        <w:t>representativeness.</w:t>
      </w:r>
      <w:r w:rsidR="00737F78">
        <w:t>”</w:t>
      </w:r>
    </w:p>
    <w:p w14:paraId="71BBF041" w14:textId="3428E01B" w:rsidR="00932B31" w:rsidRDefault="00932B31" w:rsidP="00365AA0">
      <w:pPr>
        <w:pStyle w:val="ListParagraph"/>
        <w:numPr>
          <w:ilvl w:val="0"/>
          <w:numId w:val="10"/>
        </w:numPr>
        <w:spacing w:after="120" w:line="259" w:lineRule="auto"/>
        <w:contextualSpacing w:val="0"/>
      </w:pPr>
      <w:r>
        <w:t>Advance methods for open, reproducible data workflow in the digital humanities, including methods for</w:t>
      </w:r>
    </w:p>
    <w:p w14:paraId="51FCD22B" w14:textId="77777777" w:rsidR="00932B31" w:rsidRDefault="00932B31" w:rsidP="00365AA0">
      <w:pPr>
        <w:pStyle w:val="ListParagraph"/>
        <w:numPr>
          <w:ilvl w:val="1"/>
          <w:numId w:val="10"/>
        </w:numPr>
        <w:spacing w:after="120" w:line="259" w:lineRule="auto"/>
        <w:contextualSpacing w:val="0"/>
      </w:pPr>
      <w:r>
        <w:t>tracking the provenance and workflow of sources, tools, and processes;</w:t>
      </w:r>
    </w:p>
    <w:p w14:paraId="6B178C77" w14:textId="0152AB65" w:rsidR="00932B31" w:rsidRDefault="00932B31" w:rsidP="00365AA0">
      <w:pPr>
        <w:pStyle w:val="ListParagraph"/>
        <w:numPr>
          <w:ilvl w:val="1"/>
          <w:numId w:val="10"/>
        </w:numPr>
        <w:spacing w:after="120" w:line="259" w:lineRule="auto"/>
        <w:contextualSpacing w:val="0"/>
      </w:pPr>
      <w:proofErr w:type="gramStart"/>
      <w:r>
        <w:t>implementing</w:t>
      </w:r>
      <w:proofErr w:type="gramEnd"/>
      <w:r>
        <w:t xml:space="preserve"> workflows of data collection, preparation, analysis, and output workflows in chained series of executable (but customizable) data </w:t>
      </w:r>
      <w:r w:rsidR="00737F78">
        <w:t>“</w:t>
      </w:r>
      <w:r>
        <w:t>notebooks</w:t>
      </w:r>
      <w:r w:rsidR="00737F78">
        <w:t>”</w:t>
      </w:r>
      <w:r>
        <w:t xml:space="preserve"> (</w:t>
      </w:r>
      <w:proofErr w:type="spellStart"/>
      <w:r>
        <w:t>Jupyter</w:t>
      </w:r>
      <w:proofErr w:type="spellEnd"/>
      <w:r>
        <w:t xml:space="preserve"> notebooks).</w:t>
      </w:r>
    </w:p>
    <w:p w14:paraId="06E97E52" w14:textId="44A5E8C9" w:rsidR="00932B31" w:rsidRDefault="00932B31" w:rsidP="00365AA0">
      <w:pPr>
        <w:pStyle w:val="ListParagraph"/>
        <w:numPr>
          <w:ilvl w:val="0"/>
          <w:numId w:val="10"/>
        </w:numPr>
        <w:spacing w:after="120" w:line="259" w:lineRule="auto"/>
        <w:contextualSpacing w:val="0"/>
      </w:pPr>
      <w:r>
        <w:t xml:space="preserve">Advance the sustainability of digital humanities workflows and outputs by using </w:t>
      </w:r>
      <w:r w:rsidR="00737F78">
        <w:t>“</w:t>
      </w:r>
      <w:r>
        <w:t>containerized</w:t>
      </w:r>
      <w:r w:rsidR="00737F78">
        <w:t>”</w:t>
      </w:r>
      <w:r>
        <w:t xml:space="preserve"> (virtualized) data analysis platforms that can be distributed and be </w:t>
      </w:r>
      <w:r w:rsidR="00D25E74">
        <w:t>deposited</w:t>
      </w:r>
      <w:r>
        <w:t xml:space="preserve"> in institutional or other repositories.</w:t>
      </w:r>
    </w:p>
    <w:p w14:paraId="788BEAF6" w14:textId="4AC26F37" w:rsidR="00932B31" w:rsidRDefault="00932B31" w:rsidP="00032184">
      <w:pPr>
        <w:pStyle w:val="Heading3"/>
      </w:pPr>
      <w:bookmarkStart w:id="25" w:name="_Toc494665694"/>
      <w:r>
        <w:t>Main Public Goals (</w:t>
      </w:r>
      <w:r w:rsidR="008465B4">
        <w:t>addressed to the p</w:t>
      </w:r>
      <w:r>
        <w:t xml:space="preserve">ublic </w:t>
      </w:r>
      <w:r w:rsidR="008465B4">
        <w:t>or to humanities advocates addressing the p</w:t>
      </w:r>
      <w:r w:rsidR="00F54FE0">
        <w:t>ublic)</w:t>
      </w:r>
      <w:bookmarkEnd w:id="25"/>
    </w:p>
    <w:p w14:paraId="2AC1D023" w14:textId="15E8FEC3" w:rsidR="00932B31" w:rsidRDefault="00932B31" w:rsidP="00365AA0">
      <w:pPr>
        <w:pStyle w:val="ListParagraph"/>
        <w:numPr>
          <w:ilvl w:val="0"/>
          <w:numId w:val="10"/>
        </w:numPr>
        <w:spacing w:after="120" w:line="259" w:lineRule="auto"/>
        <w:contextualSpacing w:val="0"/>
      </w:pPr>
      <w:r>
        <w:t xml:space="preserve">Provide a richer stock of </w:t>
      </w:r>
      <w:r w:rsidRPr="00185565">
        <w:t xml:space="preserve">themes, narratives, examples, and evidence types that can be drawn upon in discussing </w:t>
      </w:r>
      <w:r w:rsidR="00A662EC">
        <w:t>the humanities</w:t>
      </w:r>
      <w:r w:rsidRPr="00185565">
        <w:t>, whether at the policy level (e.g., how society should apportion investment in STEM versus humanities education) or at the individual or social level (e.g., how parents and students talk to each other about</w:t>
      </w:r>
      <w:r>
        <w:t xml:space="preserve"> what </w:t>
      </w:r>
      <w:r w:rsidR="00A662EC">
        <w:t xml:space="preserve">life </w:t>
      </w:r>
      <w:r w:rsidR="002051A4">
        <w:t>or</w:t>
      </w:r>
      <w:r w:rsidR="00A662EC">
        <w:t xml:space="preserve"> career is about</w:t>
      </w:r>
      <w:r>
        <w:t>).</w:t>
      </w:r>
    </w:p>
    <w:p w14:paraId="75638AE6" w14:textId="630CF949" w:rsidR="00932B31" w:rsidRDefault="006B7A2A" w:rsidP="00365AA0">
      <w:pPr>
        <w:pStyle w:val="ListParagraph"/>
        <w:numPr>
          <w:ilvl w:val="0"/>
          <w:numId w:val="10"/>
        </w:numPr>
        <w:spacing w:after="120" w:line="259" w:lineRule="auto"/>
        <w:contextualSpacing w:val="0"/>
      </w:pPr>
      <w:r>
        <w:t>Provide r</w:t>
      </w:r>
      <w:r w:rsidR="00932B31">
        <w:t>ecommendations for humanities advocacy in the form</w:t>
      </w:r>
      <w:r>
        <w:t xml:space="preserve"> </w:t>
      </w:r>
      <w:r w:rsidR="00932B31">
        <w:t>of executive summaries addressed to different sectors of the public (journalists, politicians, business leaders, parents, students) and best-practices advice (e.g., avoiding untrue or overused themes in public discussion of the humanities, and drawing connections between the humanities and themes of interest to the public).</w:t>
      </w:r>
    </w:p>
    <w:p w14:paraId="3AE759A6" w14:textId="4671C127" w:rsidR="002B4D46" w:rsidRDefault="006B7A2A" w:rsidP="00365AA0">
      <w:pPr>
        <w:pStyle w:val="ListParagraph"/>
        <w:numPr>
          <w:ilvl w:val="0"/>
          <w:numId w:val="10"/>
        </w:numPr>
        <w:spacing w:after="120" w:line="259" w:lineRule="auto"/>
        <w:contextualSpacing w:val="0"/>
      </w:pPr>
      <w:r>
        <w:lastRenderedPageBreak/>
        <w:t>Provide r</w:t>
      </w:r>
      <w:r w:rsidR="00932B31">
        <w:t xml:space="preserve">esource </w:t>
      </w:r>
      <w:r w:rsidR="00737F78">
        <w:t>“</w:t>
      </w:r>
      <w:r w:rsidR="00932B31">
        <w:t>kits</w:t>
      </w:r>
      <w:r w:rsidR="00737F78">
        <w:t>”</w:t>
      </w:r>
      <w:r w:rsidR="00932B31">
        <w:t xml:space="preserve"> of themes, examples, and evidence for journalists</w:t>
      </w:r>
      <w:r>
        <w:t xml:space="preserve">, </w:t>
      </w:r>
      <w:r w:rsidR="00932B31">
        <w:t>scholars</w:t>
      </w:r>
      <w:r>
        <w:t xml:space="preserve">, </w:t>
      </w:r>
      <w:r w:rsidR="00932B31">
        <w:t xml:space="preserve">and administrators to draw on in discussing the humanities; or </w:t>
      </w:r>
      <w:r>
        <w:t xml:space="preserve">for </w:t>
      </w:r>
      <w:r w:rsidR="00932B31">
        <w:t>students to draw on as they consider choosing a major and discussing it with parents.</w:t>
      </w:r>
    </w:p>
    <w:p w14:paraId="1B8ECBA2" w14:textId="35C7538D" w:rsidR="00032184" w:rsidRDefault="00032184" w:rsidP="00032184">
      <w:pPr>
        <w:pStyle w:val="Heading2"/>
      </w:pPr>
      <w:bookmarkStart w:id="26" w:name="_Toc494665695"/>
      <w:r>
        <w:t>II. Description of Project</w:t>
      </w:r>
      <w:bookmarkEnd w:id="26"/>
    </w:p>
    <w:p w14:paraId="047E9C61" w14:textId="77777777" w:rsidR="0039093F" w:rsidRDefault="0039093F" w:rsidP="00525D9D">
      <w:pPr>
        <w:pStyle w:val="Heading3"/>
        <w:spacing w:before="240"/>
      </w:pPr>
      <w:bookmarkStart w:id="27" w:name="_Toc494665696"/>
      <w:r>
        <w:t>a. Overview</w:t>
      </w:r>
      <w:bookmarkEnd w:id="27"/>
    </w:p>
    <w:p w14:paraId="668256F6" w14:textId="0C07716E" w:rsidR="005857AF" w:rsidRPr="00C07E6D" w:rsidRDefault="005857AF" w:rsidP="00525D9D">
      <w:pPr>
        <w:spacing w:after="120" w:line="259" w:lineRule="auto"/>
      </w:pPr>
      <w:r>
        <w:t xml:space="preserve">Based at University of California, Santa Barbara (UCSB), with core collaborators at California State University, Northridge (CSUN) and University of Miami (UM), the </w:t>
      </w:r>
      <w:r w:rsidR="00737F78">
        <w:t>“</w:t>
      </w:r>
      <w:r>
        <w:t>WhatEvery1Says</w:t>
      </w:r>
      <w:r w:rsidR="00737F78">
        <w:t>”</w:t>
      </w:r>
      <w:r>
        <w:t xml:space="preserve"> project (WE1S) uses digital humanities (DH) methods to study public discourse about the humanities at large data scales</w:t>
      </w:r>
      <w:r w:rsidR="00C61C47">
        <w:t xml:space="preserve">. The project </w:t>
      </w:r>
      <w:r w:rsidR="00CA265A">
        <w:t>concentrat</w:t>
      </w:r>
      <w:r w:rsidR="00C61C47">
        <w:t>es</w:t>
      </w:r>
      <w:r w:rsidR="00CA265A">
        <w:t xml:space="preserve"> on</w:t>
      </w:r>
      <w:r w:rsidR="001D2E79">
        <w:t>,</w:t>
      </w:r>
      <w:r w:rsidR="00CA265A">
        <w:t xml:space="preserve"> but </w:t>
      </w:r>
      <w:r w:rsidR="002B6C1C">
        <w:t xml:space="preserve">is </w:t>
      </w:r>
      <w:r w:rsidR="00CA265A">
        <w:t>not limited to</w:t>
      </w:r>
      <w:r w:rsidR="001D2E79">
        <w:t>,</w:t>
      </w:r>
      <w:r w:rsidR="00CA265A">
        <w:t xml:space="preserve"> journalistic articles available in digital textual form beginning circa 1981</w:t>
      </w:r>
      <w:r>
        <w:t xml:space="preserve">. </w:t>
      </w:r>
      <w:r w:rsidR="0013146C">
        <w:t>Previously engaged in</w:t>
      </w:r>
      <w:r>
        <w:t xml:space="preserve"> a small-scale</w:t>
      </w:r>
      <w:r w:rsidR="00CA265A">
        <w:t xml:space="preserve"> </w:t>
      </w:r>
      <w:r>
        <w:t xml:space="preserve">pilot project for this purpose, WE1S </w:t>
      </w:r>
      <w:r w:rsidR="00AC3FC0">
        <w:t>was in 2017 awarded M</w:t>
      </w:r>
      <w:r>
        <w:t xml:space="preserve">ellon </w:t>
      </w:r>
      <w:r w:rsidR="00DE5A5E">
        <w:t xml:space="preserve">Foundation </w:t>
      </w:r>
      <w:r>
        <w:t>funding</w:t>
      </w:r>
      <w:r w:rsidR="00AC3FC0">
        <w:t xml:space="preserve"> of $1.1 million</w:t>
      </w:r>
      <w:r>
        <w:t xml:space="preserve"> on a timeline of three years (beginning October 1, 2017) to expand significantly the scope and diversity of its sampled materials; to increase the range, nuance, and trustworthiness of its analytical methods; and to make its technical research environment agile enough to support rapid, flexible exploration of new materials and research questions. WE1S</w:t>
      </w:r>
      <w:r w:rsidR="00737F78">
        <w:t>’</w:t>
      </w:r>
      <w:r>
        <w:t xml:space="preserve">s parent initiative is </w:t>
      </w:r>
      <w:hyperlink r:id="rId9" w:history="1">
        <w:r w:rsidRPr="00FC5522">
          <w:rPr>
            <w:rStyle w:val="Hyperlink"/>
          </w:rPr>
          <w:t>4Humanities.org</w:t>
        </w:r>
      </w:hyperlink>
      <w:r>
        <w:t>, which</w:t>
      </w:r>
      <w:r w:rsidR="009C37B9">
        <w:t xml:space="preserve"> </w:t>
      </w:r>
      <w:r w:rsidR="000B7C4B">
        <w:t>Principal Investigator</w:t>
      </w:r>
      <w:r w:rsidR="00192FE3">
        <w:t xml:space="preserve"> Alan Liu </w:t>
      </w:r>
      <w:r w:rsidR="002A46DD">
        <w:t xml:space="preserve">(UCSB) </w:t>
      </w:r>
      <w:r>
        <w:t xml:space="preserve">started </w:t>
      </w:r>
      <w:r w:rsidR="00EF0641">
        <w:t xml:space="preserve">in 2010 </w:t>
      </w:r>
      <w:r w:rsidR="00192FE3">
        <w:t xml:space="preserve">with international collaborators </w:t>
      </w:r>
      <w:r>
        <w:t>to use digital technologies for humanities advocacy.</w:t>
      </w:r>
    </w:p>
    <w:p w14:paraId="7B1D3018" w14:textId="5A65A8EC" w:rsidR="002E7FF0" w:rsidRDefault="0039093F" w:rsidP="00525D9D">
      <w:pPr>
        <w:pStyle w:val="Heading3"/>
        <w:spacing w:before="240"/>
      </w:pPr>
      <w:bookmarkStart w:id="28" w:name="_Toc494665697"/>
      <w:r>
        <w:t>b</w:t>
      </w:r>
      <w:r w:rsidR="002E7FF0">
        <w:t xml:space="preserve">. </w:t>
      </w:r>
      <w:r w:rsidR="00326FA0">
        <w:t xml:space="preserve">Humanities </w:t>
      </w:r>
      <w:r w:rsidR="002E7FF0">
        <w:t>Context</w:t>
      </w:r>
      <w:bookmarkEnd w:id="28"/>
    </w:p>
    <w:p w14:paraId="586716C9" w14:textId="3D30B68D" w:rsidR="002B4D46" w:rsidRDefault="002B4D46" w:rsidP="002B4D46">
      <w:pPr>
        <w:spacing w:after="120" w:line="259" w:lineRule="auto"/>
      </w:pPr>
      <w:r>
        <w:t xml:space="preserve">WE1S contributes to recent research responding to the perceived long-term decline of the humanities, including after the most recent </w:t>
      </w:r>
      <w:r w:rsidR="00737F78">
        <w:t>“</w:t>
      </w:r>
      <w:r>
        <w:t>crisis</w:t>
      </w:r>
      <w:r w:rsidR="00737F78">
        <w:t>”</w:t>
      </w:r>
      <w:r>
        <w:t xml:space="preserve"> period touched off by the Great Recession of t</w:t>
      </w:r>
      <w:r w:rsidRPr="003442B7">
        <w:t>he late 2000s and early 2010s</w:t>
      </w:r>
      <w:r>
        <w:t xml:space="preserve">. Such research has been broad and vigorous. For example, </w:t>
      </w:r>
    </w:p>
    <w:p w14:paraId="05E202ED" w14:textId="3CB5BDC3" w:rsidR="002B4D46" w:rsidRDefault="002B4D46" w:rsidP="00365AA0">
      <w:pPr>
        <w:pStyle w:val="ListParagraph"/>
        <w:numPr>
          <w:ilvl w:val="0"/>
          <w:numId w:val="4"/>
        </w:numPr>
        <w:spacing w:after="120" w:line="259" w:lineRule="auto"/>
        <w:ind w:left="720" w:hanging="360"/>
        <w:contextualSpacing w:val="0"/>
      </w:pPr>
      <w:r>
        <w:t xml:space="preserve">Scholars such as Jonathan Bate, </w:t>
      </w:r>
      <w:proofErr w:type="spellStart"/>
      <w:r>
        <w:t>Eleonora</w:t>
      </w:r>
      <w:proofErr w:type="spellEnd"/>
      <w:r>
        <w:t xml:space="preserve"> </w:t>
      </w:r>
      <w:proofErr w:type="spellStart"/>
      <w:r>
        <w:t>Belfiore</w:t>
      </w:r>
      <w:proofErr w:type="spellEnd"/>
      <w:r>
        <w:t xml:space="preserve"> and Anna Upchurch, </w:t>
      </w:r>
      <w:proofErr w:type="spellStart"/>
      <w:r>
        <w:t>Rens</w:t>
      </w:r>
      <w:proofErr w:type="spellEnd"/>
      <w:r>
        <w:t xml:space="preserve"> Bod, Peter Brooks, Geoffrey </w:t>
      </w:r>
      <w:proofErr w:type="spellStart"/>
      <w:r>
        <w:t>Harpham</w:t>
      </w:r>
      <w:proofErr w:type="spellEnd"/>
      <w:r>
        <w:t xml:space="preserve">, Gordon </w:t>
      </w:r>
      <w:proofErr w:type="spellStart"/>
      <w:r>
        <w:t>Hutner</w:t>
      </w:r>
      <w:proofErr w:type="spellEnd"/>
      <w:r>
        <w:t xml:space="preserve"> and </w:t>
      </w:r>
      <w:r w:rsidRPr="00F10995">
        <w:t>Feisal G. Mohamed</w:t>
      </w:r>
      <w:r>
        <w:t xml:space="preserve">, Martha Nussbaum, Helen Small, and </w:t>
      </w:r>
      <w:proofErr w:type="spellStart"/>
      <w:r>
        <w:t>Sidonie</w:t>
      </w:r>
      <w:proofErr w:type="spellEnd"/>
      <w:r>
        <w:t xml:space="preserve"> Ann Smith have written books on the value and history of the humanities </w:t>
      </w:r>
      <w:r w:rsidRPr="00525D9D">
        <w:rPr>
          <w:i/>
        </w:rPr>
        <w:t>(see</w:t>
      </w:r>
      <w:r w:rsidR="000C02F7" w:rsidRPr="00525D9D">
        <w:rPr>
          <w:i/>
        </w:rPr>
        <w:t xml:space="preserve"> section III,</w:t>
      </w:r>
      <w:r w:rsidRPr="00525D9D">
        <w:rPr>
          <w:i/>
        </w:rPr>
        <w:t xml:space="preserve"> Works Cited)</w:t>
      </w:r>
      <w:r>
        <w:t xml:space="preserve">. </w:t>
      </w:r>
    </w:p>
    <w:p w14:paraId="4A96F2C6" w14:textId="77777777" w:rsidR="002B4D46" w:rsidRDefault="002B4D46" w:rsidP="00365AA0">
      <w:pPr>
        <w:pStyle w:val="ListParagraph"/>
        <w:numPr>
          <w:ilvl w:val="0"/>
          <w:numId w:val="4"/>
        </w:numPr>
        <w:spacing w:after="120" w:line="259" w:lineRule="auto"/>
        <w:ind w:left="720" w:hanging="360"/>
        <w:contextualSpacing w:val="0"/>
      </w:pPr>
      <w:r>
        <w:t xml:space="preserve">Other scholars in the </w:t>
      </w:r>
      <w:hyperlink r:id="rId10">
        <w:r w:rsidRPr="00837D21">
          <w:rPr>
            <w:color w:val="1155CC"/>
            <w:u w:val="single"/>
          </w:rPr>
          <w:t>Society for the History of the Humanities</w:t>
        </w:r>
      </w:hyperlink>
      <w:r>
        <w:t xml:space="preserve"> have started the </w:t>
      </w:r>
      <w:hyperlink r:id="rId11">
        <w:r w:rsidRPr="00837D21">
          <w:rPr>
            <w:i/>
            <w:color w:val="1155CC"/>
            <w:u w:val="single"/>
          </w:rPr>
          <w:t>History of Humanities</w:t>
        </w:r>
      </w:hyperlink>
      <w:r>
        <w:t xml:space="preserve"> journal to publish new historical and comparative research on the humanities. </w:t>
      </w:r>
    </w:p>
    <w:p w14:paraId="1BEC6402" w14:textId="09834007" w:rsidR="002B4D46" w:rsidRDefault="002B4D46" w:rsidP="00365AA0">
      <w:pPr>
        <w:pStyle w:val="ListParagraph"/>
        <w:numPr>
          <w:ilvl w:val="0"/>
          <w:numId w:val="4"/>
        </w:numPr>
        <w:spacing w:after="120" w:line="259" w:lineRule="auto"/>
        <w:ind w:left="720" w:hanging="360"/>
        <w:contextualSpacing w:val="0"/>
      </w:pPr>
      <w:r>
        <w:t xml:space="preserve">The innovative </w:t>
      </w:r>
      <w:hyperlink r:id="rId12">
        <w:r w:rsidRPr="00CB510A">
          <w:rPr>
            <w:color w:val="1155CC"/>
            <w:u w:val="single"/>
          </w:rPr>
          <w:t>Humanities &amp; Liberal Arts Assessment (HULA)</w:t>
        </w:r>
      </w:hyperlink>
      <w:r>
        <w:t xml:space="preserve"> project has studied and assessed the </w:t>
      </w:r>
      <w:r w:rsidR="00737F78">
        <w:t>“</w:t>
      </w:r>
      <w:r>
        <w:t>implicit internal logics of humanistic craft</w:t>
      </w:r>
      <w:r w:rsidR="00737F78">
        <w:t>”</w:t>
      </w:r>
      <w:r>
        <w:t xml:space="preserve"> in order to surface the methods and values of the humanities. (Especially akin to WE1S</w:t>
      </w:r>
      <w:r w:rsidR="00737F78">
        <w:t>’</w:t>
      </w:r>
      <w:r>
        <w:t xml:space="preserve">s focus on discourse about the humanities is the HULA report by Danielle Allen, et al., titled </w:t>
      </w:r>
      <w:hyperlink r:id="rId13" w:history="1">
        <w:r w:rsidR="00737F78">
          <w:rPr>
            <w:rStyle w:val="Hyperlink"/>
          </w:rPr>
          <w:t>“</w:t>
        </w:r>
        <w:r w:rsidRPr="00CA28CB">
          <w:rPr>
            <w:rStyle w:val="Hyperlink"/>
          </w:rPr>
          <w:t>Humanities Craftsmanship,</w:t>
        </w:r>
        <w:r w:rsidR="00737F78">
          <w:rPr>
            <w:rStyle w:val="Hyperlink"/>
          </w:rPr>
          <w:t>”</w:t>
        </w:r>
      </w:hyperlink>
      <w:r>
        <w:t xml:space="preserve"> which studies the characteristics of 30 years of humanities grant applications awarded funding by the Illinois Humanities Council.)</w:t>
      </w:r>
    </w:p>
    <w:p w14:paraId="56C55E8B" w14:textId="5D73F71B" w:rsidR="002B4D46" w:rsidRDefault="002B4D46" w:rsidP="00365AA0">
      <w:pPr>
        <w:pStyle w:val="ListParagraph"/>
        <w:numPr>
          <w:ilvl w:val="0"/>
          <w:numId w:val="4"/>
        </w:numPr>
        <w:spacing w:after="120" w:line="259" w:lineRule="auto"/>
        <w:ind w:left="720" w:hanging="360"/>
        <w:contextualSpacing w:val="0"/>
      </w:pPr>
      <w:r>
        <w:t>Major scholarly associations and foundations for the humanities have issued reports, white papers, and policy recommendations (e.g., the American Association of University</w:t>
      </w:r>
      <w:r w:rsidR="00737F78">
        <w:t>’</w:t>
      </w:r>
      <w:r>
        <w:t xml:space="preserve">s </w:t>
      </w:r>
      <w:hyperlink r:id="rId14">
        <w:proofErr w:type="gramStart"/>
        <w:r w:rsidRPr="00837D21">
          <w:rPr>
            <w:i/>
            <w:color w:val="1155CC"/>
            <w:u w:val="single"/>
          </w:rPr>
          <w:t>Reinvigorating</w:t>
        </w:r>
        <w:proofErr w:type="gramEnd"/>
        <w:r w:rsidRPr="00837D21">
          <w:rPr>
            <w:i/>
            <w:color w:val="1155CC"/>
            <w:u w:val="single"/>
          </w:rPr>
          <w:t xml:space="preserve"> the Humanities</w:t>
        </w:r>
      </w:hyperlink>
      <w:r>
        <w:t xml:space="preserve"> [</w:t>
      </w:r>
      <w:proofErr w:type="spellStart"/>
      <w:r>
        <w:t>Mathae</w:t>
      </w:r>
      <w:proofErr w:type="spellEnd"/>
      <w:r>
        <w:t xml:space="preserve"> and </w:t>
      </w:r>
      <w:proofErr w:type="spellStart"/>
      <w:r>
        <w:t>Birzer</w:t>
      </w:r>
      <w:proofErr w:type="spellEnd"/>
      <w:r>
        <w:t xml:space="preserve">, 2004] and the American </w:t>
      </w:r>
      <w:r>
        <w:lastRenderedPageBreak/>
        <w:t>Academy of Arts and Science Commission on the Humanities and Social Science</w:t>
      </w:r>
      <w:r w:rsidR="00737F78">
        <w:t>’</w:t>
      </w:r>
      <w:r>
        <w:t xml:space="preserve">s </w:t>
      </w:r>
      <w:hyperlink r:id="rId15">
        <w:r w:rsidRPr="00837D21">
          <w:rPr>
            <w:i/>
            <w:color w:val="1155CC"/>
            <w:u w:val="single"/>
          </w:rPr>
          <w:t>The Heart of the Matter</w:t>
        </w:r>
      </w:hyperlink>
      <w:r>
        <w:t xml:space="preserve"> [2013]).</w:t>
      </w:r>
      <w:r>
        <w:rPr>
          <w:vertAlign w:val="superscript"/>
        </w:rPr>
        <w:footnoteReference w:id="1"/>
      </w:r>
      <w:del w:id="29" w:author="Scott Kleinman" w:date="2017-10-02T09:02:00Z">
        <w:r w:rsidDel="00BB17B5">
          <w:delText xml:space="preserve"> </w:delText>
        </w:r>
      </w:del>
    </w:p>
    <w:p w14:paraId="6CC8CEB7" w14:textId="77777777" w:rsidR="002B4D46" w:rsidRDefault="002B4D46" w:rsidP="00365AA0">
      <w:pPr>
        <w:pStyle w:val="ListParagraph"/>
        <w:numPr>
          <w:ilvl w:val="0"/>
          <w:numId w:val="4"/>
        </w:numPr>
        <w:spacing w:after="120" w:line="259" w:lineRule="auto"/>
        <w:ind w:left="720" w:hanging="360"/>
        <w:contextualSpacing w:val="0"/>
      </w:pPr>
      <w:r>
        <w:t xml:space="preserve">The American Academy of Arts &amp; Science has created </w:t>
      </w:r>
      <w:hyperlink r:id="rId16">
        <w:r w:rsidRPr="00837D21">
          <w:rPr>
            <w:color w:val="1155CC"/>
            <w:u w:val="single"/>
          </w:rPr>
          <w:t>Humanities Indicators</w:t>
        </w:r>
      </w:hyperlink>
      <w:r>
        <w:t xml:space="preserve"> and </w:t>
      </w:r>
      <w:hyperlink r:id="rId17">
        <w:r>
          <w:rPr>
            <w:color w:val="1155CC"/>
            <w:u w:val="single"/>
          </w:rPr>
          <w:t>Academy D</w:t>
        </w:r>
        <w:r w:rsidRPr="00837D21">
          <w:rPr>
            <w:color w:val="1155CC"/>
            <w:u w:val="single"/>
          </w:rPr>
          <w:t>ata Forum</w:t>
        </w:r>
      </w:hyperlink>
      <w:r>
        <w:t xml:space="preserve"> to gather significant statistics.</w:t>
      </w:r>
    </w:p>
    <w:p w14:paraId="6EAF229C" w14:textId="034C8D9E" w:rsidR="002B4D46" w:rsidRDefault="002B4D46" w:rsidP="00365AA0">
      <w:pPr>
        <w:pStyle w:val="ListParagraph"/>
        <w:numPr>
          <w:ilvl w:val="0"/>
          <w:numId w:val="4"/>
        </w:numPr>
        <w:spacing w:after="120" w:line="259" w:lineRule="auto"/>
        <w:ind w:left="720" w:hanging="360"/>
        <w:contextualSpacing w:val="0"/>
      </w:pPr>
      <w:r>
        <w:t xml:space="preserve">Meanwhile, </w:t>
      </w:r>
      <w:r w:rsidR="00737F78">
        <w:t>“</w:t>
      </w:r>
      <w:r>
        <w:t>public humanities</w:t>
      </w:r>
      <w:r w:rsidR="00737F78">
        <w:t>”</w:t>
      </w:r>
      <w:r>
        <w:t xml:space="preserve"> initiatives of many varieties along with humanities advocacy initiatives (ranging from nationally organized coalitions such as the </w:t>
      </w:r>
      <w:hyperlink r:id="rId18">
        <w:r w:rsidRPr="00837D21">
          <w:rPr>
            <w:color w:val="1155CC"/>
            <w:u w:val="single"/>
          </w:rPr>
          <w:t>National Humanities Alliance</w:t>
        </w:r>
      </w:hyperlink>
      <w:r>
        <w:t xml:space="preserve"> to grassroots initiatives such as </w:t>
      </w:r>
      <w:hyperlink r:id="rId19" w:history="1">
        <w:r w:rsidRPr="00840B77">
          <w:rPr>
            <w:rStyle w:val="Hyperlink"/>
          </w:rPr>
          <w:t>4Humanities.org</w:t>
        </w:r>
      </w:hyperlink>
      <w:r>
        <w:t>, the parent initiative of the WhatEvery1Says project) have been active in communicating the value of the humanities to the public and its representatives in government and the media.</w:t>
      </w:r>
      <w:del w:id="30" w:author="Scott Kleinman" w:date="2017-10-02T09:02:00Z">
        <w:r w:rsidDel="00BB17B5">
          <w:delText xml:space="preserve"> </w:delText>
        </w:r>
      </w:del>
    </w:p>
    <w:p w14:paraId="4FCFBCAC" w14:textId="602732E1" w:rsidR="002B4D46" w:rsidRDefault="002B4D46" w:rsidP="002B4D46">
      <w:pPr>
        <w:spacing w:after="120" w:line="259" w:lineRule="auto"/>
      </w:pPr>
      <w:r>
        <w:t xml:space="preserve">WE1S </w:t>
      </w:r>
      <w:r w:rsidR="00A62C37">
        <w:t>adds</w:t>
      </w:r>
      <w:r>
        <w:t xml:space="preserve"> uniquely to this broader field of research and advocacy by using digita</w:t>
      </w:r>
      <w:r w:rsidR="006344BE">
        <w:t>l humanities methods</w:t>
      </w:r>
      <w:del w:id="31" w:author="Scott Kleinman" w:date="2017-10-02T08:58:00Z">
        <w:r w:rsidR="00326FA0" w:rsidDel="00BB17B5">
          <w:delText>--</w:delText>
        </w:r>
      </w:del>
      <w:ins w:id="32" w:author="Scott Kleinman" w:date="2017-10-02T08:58:00Z">
        <w:r w:rsidR="00BB17B5">
          <w:t>―</w:t>
        </w:r>
      </w:ins>
      <w:r w:rsidR="00326FA0">
        <w:t>mainly topic modeling</w:t>
      </w:r>
      <w:del w:id="33" w:author="Scott Kleinman" w:date="2017-10-02T08:58:00Z">
        <w:r w:rsidR="00326FA0" w:rsidDel="00BB17B5">
          <w:delText>--</w:delText>
        </w:r>
      </w:del>
      <w:ins w:id="34" w:author="Scott Kleinman" w:date="2017-10-02T08:58:00Z">
        <w:r w:rsidR="00BB17B5">
          <w:t>―</w:t>
        </w:r>
      </w:ins>
      <w:r w:rsidR="006344BE">
        <w:t>to analyze</w:t>
      </w:r>
      <w:r>
        <w:t xml:space="preserve"> representations of the humanities</w:t>
      </w:r>
      <w:r w:rsidR="00B514B6">
        <w:t xml:space="preserve"> in </w:t>
      </w:r>
      <w:r w:rsidR="00B351FF">
        <w:t xml:space="preserve">large numbers of </w:t>
      </w:r>
      <w:r w:rsidR="00B514B6">
        <w:t>p</w:t>
      </w:r>
      <w:r w:rsidR="006344BE">
        <w:t>ublic materials</w:t>
      </w:r>
      <w:r w:rsidR="00B514B6">
        <w:t>, especially journalistic media</w:t>
      </w:r>
      <w:r>
        <w:t xml:space="preserve">. </w:t>
      </w:r>
      <w:r w:rsidR="00B514B6">
        <w:t>I</w:t>
      </w:r>
      <w:r>
        <w:t xml:space="preserve">f the Humanities Indicators project provides statistical research on the state of the humanities, WE1S provides the other half of the picture: </w:t>
      </w:r>
      <w:r w:rsidR="006C7A3B">
        <w:t>discourse</w:t>
      </w:r>
      <w:r>
        <w:t xml:space="preserve"> research on how the humanities are articulated in public and at cross</w:t>
      </w:r>
      <w:r w:rsidRPr="0046220A">
        <w:t>over</w:t>
      </w:r>
      <w:r>
        <w:t xml:space="preserve"> points between the public and the academy.</w:t>
      </w:r>
    </w:p>
    <w:p w14:paraId="20A49CFF" w14:textId="2426AD34" w:rsidR="009D34DB" w:rsidRDefault="009D34DB" w:rsidP="009D34DB">
      <w:pPr>
        <w:spacing w:after="120"/>
      </w:pPr>
      <w:r>
        <w:t>Specifically, WE1S explores the following research hypotheses, which</w:t>
      </w:r>
      <w:del w:id="35" w:author="Scott Kleinman" w:date="2017-10-02T08:58:00Z">
        <w:r w:rsidDel="00BB17B5">
          <w:delText>--</w:delText>
        </w:r>
      </w:del>
      <w:ins w:id="36" w:author="Scott Kleinman" w:date="2017-10-02T08:58:00Z">
        <w:r w:rsidR="00BB17B5">
          <w:t>―</w:t>
        </w:r>
      </w:ins>
      <w:r>
        <w:t>depending on results</w:t>
      </w:r>
      <w:del w:id="37" w:author="Scott Kleinman" w:date="2017-10-02T08:58:00Z">
        <w:r w:rsidDel="00BB17B5">
          <w:delText>--</w:delText>
        </w:r>
      </w:del>
      <w:ins w:id="38" w:author="Scott Kleinman" w:date="2017-10-02T08:58:00Z">
        <w:r w:rsidR="00BB17B5">
          <w:t>―</w:t>
        </w:r>
      </w:ins>
      <w:r>
        <w:t xml:space="preserve">may lead to </w:t>
      </w:r>
      <w:r w:rsidR="005B3B8D">
        <w:t xml:space="preserve">iterative, new, </w:t>
      </w:r>
      <w:r>
        <w:t>or alternative hypotheses:</w:t>
      </w:r>
    </w:p>
    <w:p w14:paraId="6627A46C" w14:textId="5796BE2D" w:rsidR="009D34DB" w:rsidRDefault="009D34DB" w:rsidP="00365AA0">
      <w:pPr>
        <w:numPr>
          <w:ilvl w:val="0"/>
          <w:numId w:val="2"/>
        </w:numPr>
        <w:spacing w:after="120"/>
        <w:ind w:hanging="360"/>
      </w:pPr>
      <w:r>
        <w:t xml:space="preserve">That newspaper articles and other documents containing the literal phrases </w:t>
      </w:r>
      <w:r w:rsidR="00737F78">
        <w:t>“</w:t>
      </w:r>
      <w:r>
        <w:t>humanities</w:t>
      </w:r>
      <w:r w:rsidR="00737F78">
        <w:t>”</w:t>
      </w:r>
      <w:r w:rsidR="00177B81">
        <w:t xml:space="preserve">, </w:t>
      </w:r>
      <w:r w:rsidR="00737F78">
        <w:t>“</w:t>
      </w:r>
      <w:r w:rsidR="00177B81">
        <w:t>liberal arts</w:t>
      </w:r>
      <w:r w:rsidR="00737F78">
        <w:t>”</w:t>
      </w:r>
      <w:r w:rsidR="00177B81">
        <w:t>,</w:t>
      </w:r>
      <w:r>
        <w:t xml:space="preserve"> and </w:t>
      </w:r>
      <w:r w:rsidR="00737F78">
        <w:t>“</w:t>
      </w:r>
      <w:r>
        <w:t>the arts</w:t>
      </w:r>
      <w:r w:rsidR="00737F78">
        <w:t>”</w:t>
      </w:r>
      <w:r>
        <w:t xml:space="preserve"> are likely places to look for focused discussion of the humanities (e.g., articles on the </w:t>
      </w:r>
      <w:r w:rsidR="00737F78">
        <w:t>“</w:t>
      </w:r>
      <w:r>
        <w:t>humanities crisis</w:t>
      </w:r>
      <w:r w:rsidR="00737F78">
        <w:t>”</w:t>
      </w:r>
      <w:r>
        <w:t xml:space="preserve">) </w:t>
      </w:r>
      <w:r>
        <w:rPr>
          <w:i/>
        </w:rPr>
        <w:t xml:space="preserve">and </w:t>
      </w:r>
      <w:r>
        <w:t>socially broad discussion of the humanities (e.g., articles on the humanities as part of personal life and general culture);</w:t>
      </w:r>
    </w:p>
    <w:p w14:paraId="19DBAF82" w14:textId="3BFECBD3" w:rsidR="009D34DB" w:rsidRDefault="009D34DB" w:rsidP="00365AA0">
      <w:pPr>
        <w:numPr>
          <w:ilvl w:val="0"/>
          <w:numId w:val="2"/>
        </w:numPr>
        <w:spacing w:after="120"/>
        <w:ind w:hanging="360"/>
      </w:pPr>
      <w:r>
        <w:t xml:space="preserve">That the crossing point between such focused and broader views can help us understand the </w:t>
      </w:r>
      <w:r w:rsidR="00737F78">
        <w:t>“</w:t>
      </w:r>
      <w:r>
        <w:t>architecture</w:t>
      </w:r>
      <w:r w:rsidR="00737F78">
        <w:t>”</w:t>
      </w:r>
      <w:r>
        <w:t xml:space="preserve"> of the </w:t>
      </w:r>
      <w:r w:rsidR="00737F78">
        <w:t>“</w:t>
      </w:r>
      <w:r>
        <w:t>complex idea</w:t>
      </w:r>
      <w:r w:rsidR="00737F78">
        <w:t>”</w:t>
      </w:r>
      <w:r>
        <w:t xml:space="preserve"> of the humanities (to use Peter de </w:t>
      </w:r>
      <w:proofErr w:type="spellStart"/>
      <w:r>
        <w:t>Bolla</w:t>
      </w:r>
      <w:r w:rsidR="00737F78">
        <w:t>’</w:t>
      </w:r>
      <w:r>
        <w:t>s</w:t>
      </w:r>
      <w:proofErr w:type="spellEnd"/>
      <w:r>
        <w:t xml:space="preserve"> vocabulary in his </w:t>
      </w:r>
      <w:r>
        <w:rPr>
          <w:i/>
        </w:rPr>
        <w:t>The Architecture of Concepts</w:t>
      </w:r>
      <w:r>
        <w:t xml:space="preserve">, which studies discourse on the analogously complex idea of </w:t>
      </w:r>
      <w:r w:rsidR="00737F78">
        <w:t>“</w:t>
      </w:r>
      <w:r>
        <w:t>human rights</w:t>
      </w:r>
      <w:r w:rsidR="00737F78">
        <w:t>”</w:t>
      </w:r>
      <w:r>
        <w:t>);</w:t>
      </w:r>
    </w:p>
    <w:p w14:paraId="1BE8D3C3" w14:textId="77777777" w:rsidR="009D34DB" w:rsidRDefault="009D34DB" w:rsidP="00365AA0">
      <w:pPr>
        <w:numPr>
          <w:ilvl w:val="0"/>
          <w:numId w:val="2"/>
        </w:numPr>
        <w:spacing w:after="120"/>
        <w:ind w:hanging="360"/>
      </w:pPr>
      <w:r>
        <w:t>That there is a canon of themes, narratives, examples, metaphors, and evidence types used by journalists, educators, politicians, parents, students, and others to weigh public or personal decisions about the humanities;</w:t>
      </w:r>
    </w:p>
    <w:p w14:paraId="4E10A8E5" w14:textId="77777777" w:rsidR="009D34DB" w:rsidRDefault="009D34DB" w:rsidP="00365AA0">
      <w:pPr>
        <w:numPr>
          <w:ilvl w:val="0"/>
          <w:numId w:val="2"/>
        </w:numPr>
        <w:spacing w:after="120"/>
        <w:ind w:hanging="360"/>
      </w:pPr>
      <w:r>
        <w:t>That there may be other important themes, narratives, examples, metaphors, and evidence types whose role in public discourse on the humanities is unrecognized or underweighted;</w:t>
      </w:r>
    </w:p>
    <w:p w14:paraId="714D94C2" w14:textId="48056624" w:rsidR="009D34DB" w:rsidRDefault="000D3748" w:rsidP="00365AA0">
      <w:pPr>
        <w:numPr>
          <w:ilvl w:val="0"/>
          <w:numId w:val="2"/>
        </w:numPr>
        <w:ind w:hanging="360"/>
      </w:pPr>
      <w:r>
        <w:t>And t</w:t>
      </w:r>
      <w:r w:rsidR="009D34DB">
        <w:t>hat there are differences in the way the humanities are discussed across different m</w:t>
      </w:r>
      <w:r w:rsidR="005E7933">
        <w:t xml:space="preserve">edia sources, nations, and time; </w:t>
      </w:r>
      <w:r w:rsidR="00901830">
        <w:t xml:space="preserve">as well as </w:t>
      </w:r>
      <w:r w:rsidR="005E7933">
        <w:t>by, or in relation to</w:t>
      </w:r>
      <w:r w:rsidR="00C84C99">
        <w:t>,</w:t>
      </w:r>
      <w:r w:rsidR="005E7933">
        <w:t xml:space="preserve"> different racial, ethnic, gender, </w:t>
      </w:r>
      <w:r w:rsidR="00ED0F93">
        <w:t>immigrant, or age groups.</w:t>
      </w:r>
    </w:p>
    <w:p w14:paraId="455F9F0F" w14:textId="28D38B6B" w:rsidR="009D34DB" w:rsidRDefault="0039093F" w:rsidP="00525D9D">
      <w:pPr>
        <w:pStyle w:val="Heading3"/>
        <w:spacing w:before="240"/>
      </w:pPr>
      <w:bookmarkStart w:id="39" w:name="_Toc494665698"/>
      <w:r>
        <w:lastRenderedPageBreak/>
        <w:t>c</w:t>
      </w:r>
      <w:r w:rsidR="009D34DB">
        <w:t>. Digital Humanities Context</w:t>
      </w:r>
      <w:bookmarkEnd w:id="39"/>
    </w:p>
    <w:p w14:paraId="6F85F204" w14:textId="5C87DEA3" w:rsidR="002B4D46" w:rsidRDefault="002B4D46" w:rsidP="00BB17B5">
      <w:pPr>
        <w:spacing w:after="240" w:line="259" w:lineRule="auto"/>
      </w:pPr>
      <w:r>
        <w:t>As a digital humanities project, WE1S also contributes to the evolving context and methods of the digital humanities field in three ways:</w:t>
      </w:r>
    </w:p>
    <w:p w14:paraId="00A27400" w14:textId="49027419" w:rsidR="002B4D46" w:rsidRDefault="002B4D46" w:rsidP="00365AA0">
      <w:pPr>
        <w:pStyle w:val="ListParagraph"/>
        <w:numPr>
          <w:ilvl w:val="0"/>
          <w:numId w:val="4"/>
        </w:numPr>
        <w:spacing w:after="120" w:line="259" w:lineRule="auto"/>
        <w:ind w:left="720" w:hanging="360"/>
        <w:contextualSpacing w:val="0"/>
      </w:pPr>
      <w:r>
        <w:t xml:space="preserve">WE1S takes its place in the evolving branch of the digital humanities called </w:t>
      </w:r>
      <w:r w:rsidR="00737F78">
        <w:t>“</w:t>
      </w:r>
      <w:r>
        <w:t>cultural analytics,</w:t>
      </w:r>
      <w:r w:rsidR="00737F78">
        <w:t>”</w:t>
      </w:r>
      <w:r>
        <w:t xml:space="preserve"> which brings into convergence </w:t>
      </w:r>
      <w:r w:rsidR="00737F78">
        <w:t>“</w:t>
      </w:r>
      <w:r>
        <w:t>distant reading,</w:t>
      </w:r>
      <w:r w:rsidR="00737F78">
        <w:t>”</w:t>
      </w:r>
      <w:r>
        <w:t xml:space="preserve"> text analysis, topic modeling, and other data-analytic methods to study sociocultural, historical, and aesthetic phenomena at collectively significant scales. Symptomatic is the advent of the journal </w:t>
      </w:r>
      <w:hyperlink r:id="rId20">
        <w:r>
          <w:rPr>
            <w:i/>
            <w:color w:val="1155CC"/>
            <w:u w:val="single"/>
          </w:rPr>
          <w:t>Cultural Analytics</w:t>
        </w:r>
      </w:hyperlink>
      <w:r>
        <w:t xml:space="preserve">. In addition, WE1S is similar to </w:t>
      </w:r>
      <w:r w:rsidR="00737F78">
        <w:t>“</w:t>
      </w:r>
      <w:r>
        <w:t>new media studies</w:t>
      </w:r>
      <w:r w:rsidR="00737F78">
        <w:t>”</w:t>
      </w:r>
      <w:r>
        <w:t xml:space="preserve"> data-analysis projects</w:t>
      </w:r>
      <w:r w:rsidR="006D6953">
        <w:t xml:space="preserve"> </w:t>
      </w:r>
      <w:r>
        <w:t xml:space="preserve">in focusing on contemporary media materials in an </w:t>
      </w:r>
      <w:r w:rsidRPr="00525D9D">
        <w:t>unclosed</w:t>
      </w:r>
      <w:r w:rsidRPr="001C5493">
        <w:t xml:space="preserve">, </w:t>
      </w:r>
      <w:r w:rsidRPr="00525D9D">
        <w:t>evolving</w:t>
      </w:r>
      <w:r w:rsidRPr="001C5493">
        <w:t xml:space="preserve"> </w:t>
      </w:r>
      <w:r>
        <w:t xml:space="preserve">document set. </w:t>
      </w:r>
      <w:r w:rsidR="00085F24">
        <w:t xml:space="preserve">Though it does not study social media, its interest in recent and ongoing journalistic media may be analogized to </w:t>
      </w:r>
      <w:r>
        <w:t xml:space="preserve">projects like </w:t>
      </w:r>
      <w:hyperlink r:id="rId21">
        <w:r>
          <w:rPr>
            <w:color w:val="1155CC"/>
            <w:u w:val="single"/>
          </w:rPr>
          <w:t>R-</w:t>
        </w:r>
        <w:proofErr w:type="spellStart"/>
        <w:r>
          <w:rPr>
            <w:color w:val="1155CC"/>
            <w:u w:val="single"/>
          </w:rPr>
          <w:t>Shief</w:t>
        </w:r>
        <w:proofErr w:type="spellEnd"/>
      </w:hyperlink>
      <w:r>
        <w:t xml:space="preserve"> that analyze and visualize </w:t>
      </w:r>
      <w:r w:rsidR="00AD0F46">
        <w:t>Twitter</w:t>
      </w:r>
      <w:r>
        <w:t>.</w:t>
      </w:r>
    </w:p>
    <w:p w14:paraId="7348D0E1" w14:textId="2B54B016" w:rsidR="002B4D46" w:rsidRDefault="002B4D46" w:rsidP="00365AA0">
      <w:pPr>
        <w:pStyle w:val="ListParagraph"/>
        <w:numPr>
          <w:ilvl w:val="0"/>
          <w:numId w:val="4"/>
        </w:numPr>
        <w:spacing w:after="120" w:line="259" w:lineRule="auto"/>
        <w:ind w:left="720" w:hanging="360"/>
        <w:contextualSpacing w:val="0"/>
      </w:pPr>
      <w:r>
        <w:t xml:space="preserve">Technologically, WE1S </w:t>
      </w:r>
      <w:r w:rsidR="00B514B6">
        <w:t xml:space="preserve">contributes to the development of </w:t>
      </w:r>
      <w:r w:rsidR="00806604">
        <w:t xml:space="preserve">integrated frameworks for </w:t>
      </w:r>
      <w:r>
        <w:t>data</w:t>
      </w:r>
      <w:r w:rsidR="00806604">
        <w:t>-</w:t>
      </w:r>
      <w:r>
        <w:t xml:space="preserve">analysis </w:t>
      </w:r>
      <w:r w:rsidR="00806604">
        <w:t>workflow</w:t>
      </w:r>
      <w:r w:rsidR="00D943C8">
        <w:t xml:space="preserve"> </w:t>
      </w:r>
      <w:r w:rsidR="00B514B6">
        <w:t xml:space="preserve">by creating an adaptable data workflow system that draws on the </w:t>
      </w:r>
      <w:r w:rsidR="00806604">
        <w:t xml:space="preserve">principles of </w:t>
      </w:r>
      <w:r w:rsidR="00B514B6">
        <w:t xml:space="preserve">more complex digital humanities and scientific workflow systems but </w:t>
      </w:r>
      <w:r w:rsidR="00DF2964">
        <w:t xml:space="preserve">streamlines them </w:t>
      </w:r>
      <w:r w:rsidR="003D021D">
        <w:t xml:space="preserve">(and </w:t>
      </w:r>
      <w:r w:rsidR="00DF2964">
        <w:t>translat</w:t>
      </w:r>
      <w:r w:rsidR="003D021D">
        <w:t>es</w:t>
      </w:r>
      <w:r w:rsidR="00DF2964">
        <w:t xml:space="preserve"> the idea of </w:t>
      </w:r>
      <w:r w:rsidR="00737F78">
        <w:t>“</w:t>
      </w:r>
      <w:r w:rsidR="00DF2964">
        <w:t>data provenance</w:t>
      </w:r>
      <w:r w:rsidR="00737F78">
        <w:t>”</w:t>
      </w:r>
      <w:r w:rsidR="00D45071">
        <w:t xml:space="preserve"> </w:t>
      </w:r>
      <w:r w:rsidR="003D021D">
        <w:t xml:space="preserve">in </w:t>
      </w:r>
      <w:r w:rsidR="00D45071">
        <w:t xml:space="preserve">scientific workflow </w:t>
      </w:r>
      <w:r w:rsidR="00DF2964">
        <w:t xml:space="preserve">into </w:t>
      </w:r>
      <w:r w:rsidR="00D45071">
        <w:t xml:space="preserve">that of </w:t>
      </w:r>
      <w:r w:rsidR="00737F78">
        <w:t>“</w:t>
      </w:r>
      <w:r w:rsidR="00DF2964">
        <w:t>document</w:t>
      </w:r>
      <w:r w:rsidR="00737F78">
        <w:t>”</w:t>
      </w:r>
      <w:r w:rsidR="00DF2964">
        <w:t xml:space="preserve"> provenance</w:t>
      </w:r>
      <w:r w:rsidR="00D45071">
        <w:t>)</w:t>
      </w:r>
      <w:r w:rsidR="00806604">
        <w:t xml:space="preserve">. This </w:t>
      </w:r>
      <w:r w:rsidR="00D45071">
        <w:t xml:space="preserve">creates a </w:t>
      </w:r>
      <w:r w:rsidR="00DF2964">
        <w:t>data</w:t>
      </w:r>
      <w:r w:rsidR="00806604">
        <w:t>-analysis</w:t>
      </w:r>
      <w:r w:rsidR="00DF2964">
        <w:t xml:space="preserve"> workflow </w:t>
      </w:r>
      <w:r w:rsidR="00D45071">
        <w:t xml:space="preserve">system that is </w:t>
      </w:r>
      <w:r w:rsidR="003D021D">
        <w:t xml:space="preserve">more </w:t>
      </w:r>
      <w:r w:rsidR="00D45071">
        <w:t xml:space="preserve">usable and intellectually graspable </w:t>
      </w:r>
      <w:r w:rsidR="00B351FF">
        <w:t>for</w:t>
      </w:r>
      <w:r w:rsidR="001932D0">
        <w:t xml:space="preserve"> </w:t>
      </w:r>
      <w:r w:rsidR="003D021D">
        <w:t>a larger number of</w:t>
      </w:r>
      <w:r w:rsidR="00DF2964">
        <w:t xml:space="preserve"> digital humanities scholars.</w:t>
      </w:r>
      <w:r w:rsidR="006035F8">
        <w:t xml:space="preserve"> </w:t>
      </w:r>
      <w:r w:rsidR="00C07E6D">
        <w:t>T</w:t>
      </w:r>
      <w:r w:rsidR="00C07E6D" w:rsidRPr="009A02ED">
        <w:t xml:space="preserve">he main examples of high-powered but complex data workflow systems in the digital humanities at present are the </w:t>
      </w:r>
      <w:hyperlink r:id="rId22" w:history="1">
        <w:r w:rsidR="00C07E6D" w:rsidRPr="00E064F9">
          <w:rPr>
            <w:rStyle w:val="Hyperlink"/>
          </w:rPr>
          <w:t>SEASR</w:t>
        </w:r>
      </w:hyperlink>
      <w:r w:rsidR="00C07E6D">
        <w:t xml:space="preserve"> / </w:t>
      </w:r>
      <w:hyperlink r:id="rId23" w:history="1">
        <w:proofErr w:type="spellStart"/>
        <w:r w:rsidR="00C07E6D" w:rsidRPr="00E064F9">
          <w:rPr>
            <w:rStyle w:val="Hyperlink"/>
          </w:rPr>
          <w:t>Meandre</w:t>
        </w:r>
        <w:proofErr w:type="spellEnd"/>
      </w:hyperlink>
      <w:r w:rsidR="00C07E6D">
        <w:t xml:space="preserve"> workflows in the </w:t>
      </w:r>
      <w:hyperlink r:id="rId24" w:history="1">
        <w:proofErr w:type="spellStart"/>
        <w:r w:rsidR="00C07E6D" w:rsidRPr="00735C9A">
          <w:rPr>
            <w:rStyle w:val="Hyperlink"/>
          </w:rPr>
          <w:t>HathiTrust</w:t>
        </w:r>
        <w:proofErr w:type="spellEnd"/>
        <w:r w:rsidR="00C07E6D" w:rsidRPr="00735C9A">
          <w:rPr>
            <w:rStyle w:val="Hyperlink"/>
          </w:rPr>
          <w:t xml:space="preserve"> Research Center</w:t>
        </w:r>
      </w:hyperlink>
      <w:r w:rsidR="00C07E6D" w:rsidRPr="009A02ED">
        <w:t xml:space="preserve">, which allow scholars with advanced technical knowledge to work with large numbers of texts in ordered sequences of data preparation and analysis. The main examples of scientific data workflow systems, which are even more powerful and complex, are </w:t>
      </w:r>
      <w:hyperlink r:id="rId25" w:history="1">
        <w:r w:rsidR="00C07E6D" w:rsidRPr="00167A01">
          <w:rPr>
            <w:rStyle w:val="Hyperlink"/>
          </w:rPr>
          <w:t xml:space="preserve">Apache </w:t>
        </w:r>
        <w:proofErr w:type="spellStart"/>
        <w:r w:rsidR="00C07E6D" w:rsidRPr="00167A01">
          <w:rPr>
            <w:rStyle w:val="Hyperlink"/>
          </w:rPr>
          <w:t>Taverna</w:t>
        </w:r>
        <w:proofErr w:type="spellEnd"/>
      </w:hyperlink>
      <w:r w:rsidR="00C07E6D" w:rsidRPr="004E5242">
        <w:t xml:space="preserve">, </w:t>
      </w:r>
      <w:hyperlink r:id="rId26" w:history="1">
        <w:proofErr w:type="spellStart"/>
        <w:r w:rsidR="00C07E6D" w:rsidRPr="00FE4A8A">
          <w:rPr>
            <w:rStyle w:val="Hyperlink"/>
          </w:rPr>
          <w:t>Kepler</w:t>
        </w:r>
        <w:proofErr w:type="spellEnd"/>
      </w:hyperlink>
      <w:r w:rsidR="00C07E6D" w:rsidRPr="004E5242">
        <w:t xml:space="preserve">, and </w:t>
      </w:r>
      <w:hyperlink r:id="rId27" w:history="1">
        <w:r w:rsidR="00C07E6D" w:rsidRPr="00FE4A8A">
          <w:rPr>
            <w:rStyle w:val="Hyperlink"/>
          </w:rPr>
          <w:t>Wings</w:t>
        </w:r>
      </w:hyperlink>
      <w:r w:rsidR="00C07E6D" w:rsidRPr="009A02ED">
        <w:t xml:space="preserve">. </w:t>
      </w:r>
      <w:r w:rsidR="00C51DA8">
        <w:t xml:space="preserve">By contrast with such systems, </w:t>
      </w:r>
      <w:r w:rsidR="006035F8">
        <w:t>WE1S</w:t>
      </w:r>
      <w:r w:rsidR="00737F78">
        <w:t>’</w:t>
      </w:r>
      <w:r w:rsidR="006035F8">
        <w:t xml:space="preserve">s </w:t>
      </w:r>
      <w:r w:rsidR="0059631A">
        <w:t xml:space="preserve">combined </w:t>
      </w:r>
      <w:r w:rsidR="00742E8A">
        <w:t xml:space="preserve">Workflow Management System and </w:t>
      </w:r>
      <w:r>
        <w:t xml:space="preserve">Virtual Workspace System </w:t>
      </w:r>
      <w:r w:rsidR="000E74B1">
        <w:t>are</w:t>
      </w:r>
      <w:r>
        <w:t xml:space="preserve"> similar </w:t>
      </w:r>
      <w:r w:rsidR="00742E8A">
        <w:t>in their</w:t>
      </w:r>
      <w:r w:rsidR="006035F8">
        <w:t xml:space="preserve"> </w:t>
      </w:r>
      <w:r w:rsidR="00742E8A">
        <w:t xml:space="preserve">usability </w:t>
      </w:r>
      <w:r w:rsidR="00EA2293">
        <w:t xml:space="preserve">to </w:t>
      </w:r>
      <w:r w:rsidR="006035F8">
        <w:t xml:space="preserve">such </w:t>
      </w:r>
      <w:r w:rsidR="00FC4A71">
        <w:t xml:space="preserve">ready-to-go </w:t>
      </w:r>
      <w:r>
        <w:t xml:space="preserve">online or installable </w:t>
      </w:r>
      <w:r w:rsidR="00742E8A">
        <w:t xml:space="preserve">digital humanities </w:t>
      </w:r>
      <w:r w:rsidR="000E74B1">
        <w:t>systems</w:t>
      </w:r>
      <w:r>
        <w:t xml:space="preserve"> </w:t>
      </w:r>
      <w:r w:rsidR="00FC4A71">
        <w:t xml:space="preserve">as </w:t>
      </w:r>
      <w:hyperlink r:id="rId28" w:history="1">
        <w:proofErr w:type="spellStart"/>
        <w:r w:rsidRPr="008D28FC">
          <w:rPr>
            <w:rStyle w:val="Hyperlink"/>
          </w:rPr>
          <w:t>Voyant</w:t>
        </w:r>
        <w:proofErr w:type="spellEnd"/>
        <w:r w:rsidRPr="008D28FC">
          <w:rPr>
            <w:rStyle w:val="Hyperlink"/>
          </w:rPr>
          <w:t xml:space="preserve"> Tools</w:t>
        </w:r>
      </w:hyperlink>
      <w:r>
        <w:t xml:space="preserve"> and </w:t>
      </w:r>
      <w:hyperlink r:id="rId29" w:history="1">
        <w:r w:rsidRPr="008D28FC">
          <w:rPr>
            <w:rStyle w:val="Hyperlink"/>
          </w:rPr>
          <w:t>DH Box</w:t>
        </w:r>
      </w:hyperlink>
      <w:r w:rsidR="00C07E6D">
        <w:t>, though u</w:t>
      </w:r>
      <w:r>
        <w:t xml:space="preserve">nlike </w:t>
      </w:r>
      <w:r w:rsidR="00FC4A71">
        <w:t>the</w:t>
      </w:r>
      <w:r w:rsidR="00C07E6D">
        <w:t>se</w:t>
      </w:r>
      <w:r w:rsidR="00742E8A">
        <w:t xml:space="preserve"> </w:t>
      </w:r>
      <w:r w:rsidR="00DD3DB6">
        <w:t>WE1S</w:t>
      </w:r>
      <w:r w:rsidR="00FC4A71">
        <w:t xml:space="preserve"> </w:t>
      </w:r>
      <w:r>
        <w:t xml:space="preserve">is oriented toward allowing researchers to operate structured workflows that chain together tools in series to achieve specific end-goals (e.g., conducting the whole sequence of data ingest, data cleaning, topic modeling, visualization, and ancillary processes that create a topic model of a corpus and </w:t>
      </w:r>
      <w:r w:rsidR="00D93B11">
        <w:t xml:space="preserve">present it for </w:t>
      </w:r>
      <w:r w:rsidRPr="00B2172A">
        <w:t>interpret</w:t>
      </w:r>
      <w:r w:rsidR="00B2172A">
        <w:t>at</w:t>
      </w:r>
      <w:r w:rsidR="00D93B11" w:rsidRPr="00B2172A">
        <w:t>ive</w:t>
      </w:r>
      <w:r w:rsidR="00D93B11">
        <w:t xml:space="preserve"> exploration</w:t>
      </w:r>
      <w:r>
        <w:t xml:space="preserve">). The closest comparison to the WE1S </w:t>
      </w:r>
      <w:r w:rsidR="003F6D57">
        <w:t xml:space="preserve">data workflow environment </w:t>
      </w:r>
      <w:r>
        <w:t xml:space="preserve">at present is </w:t>
      </w:r>
      <w:hyperlink r:id="rId30" w:history="1">
        <w:proofErr w:type="spellStart"/>
        <w:r w:rsidRPr="005617A2">
          <w:rPr>
            <w:rStyle w:val="Hyperlink"/>
          </w:rPr>
          <w:t>Lexos</w:t>
        </w:r>
        <w:proofErr w:type="spellEnd"/>
      </w:hyperlink>
      <w:r>
        <w:t xml:space="preserve">, </w:t>
      </w:r>
      <w:r w:rsidR="0097216E">
        <w:t>developed</w:t>
      </w:r>
      <w:r>
        <w:t xml:space="preserve"> by the NEH-funded </w:t>
      </w:r>
      <w:hyperlink r:id="rId31" w:history="1">
        <w:proofErr w:type="spellStart"/>
        <w:r>
          <w:rPr>
            <w:rStyle w:val="Hyperlink"/>
          </w:rPr>
          <w:t>Lexomics</w:t>
        </w:r>
        <w:proofErr w:type="spellEnd"/>
      </w:hyperlink>
      <w:r>
        <w:t xml:space="preserve"> project, which provides an online </w:t>
      </w:r>
      <w:r w:rsidR="00737F78">
        <w:t>“</w:t>
      </w:r>
      <w:r>
        <w:t xml:space="preserve">integrated </w:t>
      </w:r>
      <w:proofErr w:type="spellStart"/>
      <w:r>
        <w:t>lexomic</w:t>
      </w:r>
      <w:proofErr w:type="spellEnd"/>
      <w:r>
        <w:t xml:space="preserve"> workflow</w:t>
      </w:r>
      <w:r w:rsidR="00737F78">
        <w:t>”</w:t>
      </w:r>
      <w:r>
        <w:t xml:space="preserve"> for text ingest, cleaning, analysis, and visualization </w:t>
      </w:r>
      <w:r w:rsidR="0097216E">
        <w:t>optimized</w:t>
      </w:r>
      <w:r>
        <w:t xml:space="preserve"> for the individual </w:t>
      </w:r>
      <w:r w:rsidR="003F6D57">
        <w:t xml:space="preserve">researcher </w:t>
      </w:r>
      <w:r>
        <w:t>or small-team digital humanities project.</w:t>
      </w:r>
      <w:r w:rsidR="00A924D2">
        <w:rPr>
          <w:rStyle w:val="FootnoteReference"/>
        </w:rPr>
        <w:footnoteReference w:id="2"/>
      </w:r>
      <w:r>
        <w:t xml:space="preserve"> </w:t>
      </w:r>
      <w:r w:rsidR="002B6565" w:rsidRPr="009A02ED">
        <w:t xml:space="preserve">Like </w:t>
      </w:r>
      <w:proofErr w:type="spellStart"/>
      <w:r w:rsidR="002B6565" w:rsidRPr="009A02ED">
        <w:t>Lexos</w:t>
      </w:r>
      <w:proofErr w:type="spellEnd"/>
      <w:r w:rsidR="002B6565" w:rsidRPr="009A02ED">
        <w:t xml:space="preserve">, WE1S relies on technologies that </w:t>
      </w:r>
      <w:r w:rsidR="00B2172A">
        <w:t xml:space="preserve">are </w:t>
      </w:r>
      <w:r w:rsidR="002B6565" w:rsidRPr="009A02ED">
        <w:t>accessible and familiar to digital humanists (</w:t>
      </w:r>
      <w:r w:rsidR="00B2172A">
        <w:t>e.g., W</w:t>
      </w:r>
      <w:r w:rsidR="002B6565" w:rsidRPr="009A02ED">
        <w:t>eb-based markup and scripting and the non-compiled programming language Python).</w:t>
      </w:r>
      <w:r w:rsidR="002B6565">
        <w:t xml:space="preserve"> </w:t>
      </w:r>
      <w:r>
        <w:t xml:space="preserve">Scott </w:t>
      </w:r>
      <w:proofErr w:type="spellStart"/>
      <w:r>
        <w:t>Kleinman</w:t>
      </w:r>
      <w:proofErr w:type="spellEnd"/>
      <w:r>
        <w:t>, one of WE1S</w:t>
      </w:r>
      <w:r w:rsidR="00737F78">
        <w:t>’</w:t>
      </w:r>
      <w:r>
        <w:t xml:space="preserve">s co-PIs, has been </w:t>
      </w:r>
      <w:proofErr w:type="gramStart"/>
      <w:r>
        <w:t>co-PI</w:t>
      </w:r>
      <w:proofErr w:type="gramEnd"/>
      <w:r>
        <w:t xml:space="preserve"> of the </w:t>
      </w:r>
      <w:proofErr w:type="spellStart"/>
      <w:r>
        <w:t>Lexomics</w:t>
      </w:r>
      <w:proofErr w:type="spellEnd"/>
      <w:r>
        <w:t xml:space="preserve"> project and the developer for </w:t>
      </w:r>
      <w:proofErr w:type="spellStart"/>
      <w:r>
        <w:t>Lexos</w:t>
      </w:r>
      <w:proofErr w:type="spellEnd"/>
      <w:r>
        <w:t>. WE1S anticipates synergies between the two projects</w:t>
      </w:r>
      <w:del w:id="40" w:author="Scott Kleinman" w:date="2017-10-02T08:58:00Z">
        <w:r w:rsidDel="00BB17B5">
          <w:delText>--</w:delText>
        </w:r>
      </w:del>
      <w:ins w:id="41" w:author="Scott Kleinman" w:date="2017-10-02T08:58:00Z">
        <w:r w:rsidR="00BB17B5">
          <w:t>―</w:t>
        </w:r>
      </w:ins>
      <w:r w:rsidR="003F6D57">
        <w:t>for example,</w:t>
      </w:r>
      <w:r>
        <w:t xml:space="preserve"> using </w:t>
      </w:r>
      <w:proofErr w:type="spellStart"/>
      <w:r>
        <w:t>Lexos</w:t>
      </w:r>
      <w:proofErr w:type="spellEnd"/>
      <w:r>
        <w:t xml:space="preserve"> to generate </w:t>
      </w:r>
      <w:r>
        <w:lastRenderedPageBreak/>
        <w:t xml:space="preserve">visualizations and cluster-analyses of topic models that can </w:t>
      </w:r>
      <w:r w:rsidR="00B2172A">
        <w:t>assist in interpreting topic mo</w:t>
      </w:r>
      <w:r w:rsidR="00FA09A0">
        <w:t>d</w:t>
      </w:r>
      <w:r w:rsidR="00B2172A">
        <w:t>els</w:t>
      </w:r>
      <w:r>
        <w:t>.</w:t>
      </w:r>
    </w:p>
    <w:p w14:paraId="07054656" w14:textId="60ABD5D8" w:rsidR="005E410B" w:rsidRDefault="00D739EA" w:rsidP="00365AA0">
      <w:pPr>
        <w:pStyle w:val="ListParagraph"/>
        <w:numPr>
          <w:ilvl w:val="0"/>
          <w:numId w:val="4"/>
        </w:numPr>
        <w:spacing w:before="240" w:after="120" w:line="259" w:lineRule="auto"/>
        <w:ind w:left="720" w:hanging="360"/>
        <w:contextualSpacing w:val="0"/>
      </w:pPr>
      <w:r>
        <w:t xml:space="preserve">Additionally, WE1S contributes to the development of </w:t>
      </w:r>
      <w:r w:rsidRPr="00C07E6D">
        <w:t>open, shareable, and reproducible</w:t>
      </w:r>
      <w:r>
        <w:t xml:space="preserve"> methods in the digital humanities. </w:t>
      </w:r>
      <w:r w:rsidR="008332C7">
        <w:t xml:space="preserve">One of the reasons that the scientific data workflow systems cited above are so powerful </w:t>
      </w:r>
      <w:r w:rsidR="0069291E">
        <w:t xml:space="preserve">(more so than the complex digital humanities workflow systems also cited) </w:t>
      </w:r>
      <w:r w:rsidR="008332C7">
        <w:t xml:space="preserve">is that they are based on open </w:t>
      </w:r>
      <w:r w:rsidR="003167CB">
        <w:t xml:space="preserve">metadata standards </w:t>
      </w:r>
      <w:r w:rsidR="00E65566">
        <w:t xml:space="preserve">for describing data materials and their transformations </w:t>
      </w:r>
      <w:r w:rsidR="007D648B">
        <w:t xml:space="preserve">(such as the W3C </w:t>
      </w:r>
      <w:hyperlink r:id="rId32">
        <w:r w:rsidR="007D648B" w:rsidRPr="00156F87">
          <w:rPr>
            <w:color w:val="1155CC"/>
            <w:u w:val="single"/>
          </w:rPr>
          <w:t>PROV</w:t>
        </w:r>
      </w:hyperlink>
      <w:r w:rsidR="007D648B">
        <w:t xml:space="preserve"> protocol for provenance</w:t>
      </w:r>
      <w:r w:rsidR="002C63A0">
        <w:t>)</w:t>
      </w:r>
      <w:r w:rsidR="007D648B">
        <w:t xml:space="preserve"> </w:t>
      </w:r>
      <w:r w:rsidR="00311F13">
        <w:t xml:space="preserve">and </w:t>
      </w:r>
      <w:r w:rsidR="0084022C">
        <w:t xml:space="preserve">also </w:t>
      </w:r>
      <w:r w:rsidR="00311F13">
        <w:t xml:space="preserve">shareable ways </w:t>
      </w:r>
      <w:r w:rsidR="00E65566">
        <w:t xml:space="preserve">of passing such metadata to other systems </w:t>
      </w:r>
      <w:r w:rsidR="0084022C">
        <w:t xml:space="preserve">(such as the JSON format for </w:t>
      </w:r>
      <w:r w:rsidR="00737F78">
        <w:t>“</w:t>
      </w:r>
      <w:r w:rsidR="0084022C">
        <w:t>serializing</w:t>
      </w:r>
      <w:r w:rsidR="00737F78">
        <w:t>”</w:t>
      </w:r>
      <w:r w:rsidR="0084022C">
        <w:t xml:space="preserve"> dat</w:t>
      </w:r>
      <w:r w:rsidR="00C15959">
        <w:t>a).</w:t>
      </w:r>
      <w:r w:rsidR="0084022C">
        <w:rPr>
          <w:rStyle w:val="FootnoteReference"/>
        </w:rPr>
        <w:footnoteReference w:id="3"/>
      </w:r>
      <w:r w:rsidR="0059631A">
        <w:t xml:space="preserve"> </w:t>
      </w:r>
      <w:r w:rsidR="0064180B">
        <w:t>The result is that data workflows</w:t>
      </w:r>
      <w:r w:rsidR="007D023E">
        <w:t xml:space="preserve"> in the sciences</w:t>
      </w:r>
      <w:r w:rsidR="0064180B">
        <w:t xml:space="preserve"> </w:t>
      </w:r>
      <w:r w:rsidR="007D023E">
        <w:t xml:space="preserve">are </w:t>
      </w:r>
      <w:r w:rsidR="0064180B">
        <w:t>reproducible</w:t>
      </w:r>
      <w:del w:id="42" w:author="Scott Kleinman" w:date="2017-10-02T08:58:00Z">
        <w:r w:rsidR="007D023E" w:rsidDel="00BB17B5">
          <w:delText>--</w:delText>
        </w:r>
      </w:del>
      <w:ins w:id="43" w:author="Scott Kleinman" w:date="2017-10-02T08:58:00Z">
        <w:r w:rsidR="00BB17B5">
          <w:t>―</w:t>
        </w:r>
      </w:ins>
      <w:proofErr w:type="gramStart"/>
      <w:r w:rsidR="007D023E">
        <w:t>i.e.,</w:t>
      </w:r>
      <w:proofErr w:type="gramEnd"/>
      <w:r w:rsidR="007D023E">
        <w:t xml:space="preserve"> </w:t>
      </w:r>
      <w:r w:rsidR="0064180B">
        <w:t xml:space="preserve">documented in computationally-tractable ways that allow them to be repeated (and iterated or evolved). </w:t>
      </w:r>
      <w:r w:rsidR="002B4D46">
        <w:t>Because WE1S</w:t>
      </w:r>
      <w:r w:rsidR="00737F78">
        <w:t>’</w:t>
      </w:r>
      <w:r w:rsidR="0059631A">
        <w:t>s Workflow Management System and Virtual Workspace System</w:t>
      </w:r>
      <w:r w:rsidR="002B4D46">
        <w:t xml:space="preserve"> not only implement workflows but</w:t>
      </w:r>
      <w:r w:rsidR="0059631A">
        <w:t xml:space="preserve"> </w:t>
      </w:r>
      <w:r w:rsidR="002B4D46">
        <w:t>do so in open, annotated way</w:t>
      </w:r>
      <w:r w:rsidR="0064180B">
        <w:t>s</w:t>
      </w:r>
      <w:r w:rsidR="00B7466D">
        <w:t xml:space="preserve"> (</w:t>
      </w:r>
      <w:r w:rsidR="009C6A75">
        <w:t xml:space="preserve">creating provenance </w:t>
      </w:r>
      <w:r w:rsidR="00737F78">
        <w:t>“</w:t>
      </w:r>
      <w:r w:rsidR="009C6A75">
        <w:t>manifests</w:t>
      </w:r>
      <w:r w:rsidR="00737F78">
        <w:t>”</w:t>
      </w:r>
      <w:r w:rsidR="009C6A75">
        <w:t xml:space="preserve"> </w:t>
      </w:r>
      <w:r w:rsidR="00B7466D">
        <w:t xml:space="preserve">using JSON and </w:t>
      </w:r>
      <w:r w:rsidR="009C6A75">
        <w:t xml:space="preserve">operating on them using </w:t>
      </w:r>
      <w:r w:rsidR="00B7466D">
        <w:t xml:space="preserve">open-science </w:t>
      </w:r>
      <w:proofErr w:type="spellStart"/>
      <w:r w:rsidR="00B7466D">
        <w:t>Jupyter</w:t>
      </w:r>
      <w:proofErr w:type="spellEnd"/>
      <w:r w:rsidR="00B7466D">
        <w:t xml:space="preserve"> notebooks</w:t>
      </w:r>
      <w:r w:rsidR="004625CB">
        <w:rPr>
          <w:rStyle w:val="FootnoteReference"/>
        </w:rPr>
        <w:footnoteReference w:id="4"/>
      </w:r>
      <w:r w:rsidR="00B7466D">
        <w:t>)</w:t>
      </w:r>
      <w:r w:rsidR="002B4D46">
        <w:t xml:space="preserve">, </w:t>
      </w:r>
      <w:r w:rsidR="005971E7">
        <w:t>they</w:t>
      </w:r>
      <w:r w:rsidR="002B4D46">
        <w:t xml:space="preserve"> introduce to the digital humanities the kind of workflow systems based on metadata standards that the </w:t>
      </w:r>
      <w:r w:rsidR="002B4D46" w:rsidRPr="00156F87">
        <w:rPr>
          <w:i/>
        </w:rPr>
        <w:t xml:space="preserve">in </w:t>
      </w:r>
      <w:proofErr w:type="spellStart"/>
      <w:r w:rsidR="002B4D46" w:rsidRPr="00156F87">
        <w:rPr>
          <w:i/>
        </w:rPr>
        <w:t>silico</w:t>
      </w:r>
      <w:proofErr w:type="spellEnd"/>
      <w:r w:rsidR="002B4D46">
        <w:t xml:space="preserve"> or data-intensive sciences have advanced under </w:t>
      </w:r>
      <w:r w:rsidR="00572010">
        <w:t>the</w:t>
      </w:r>
      <w:r w:rsidR="002B4D46">
        <w:t xml:space="preserve"> rubrics </w:t>
      </w:r>
      <w:r w:rsidR="00572010">
        <w:t>of</w:t>
      </w:r>
      <w:r w:rsidR="002B4D46">
        <w:t xml:space="preserve"> </w:t>
      </w:r>
      <w:r w:rsidR="00737F78">
        <w:t>“</w:t>
      </w:r>
      <w:r w:rsidR="002B4D46">
        <w:t>open science</w:t>
      </w:r>
      <w:r w:rsidR="00737F78">
        <w:t>”</w:t>
      </w:r>
      <w:r w:rsidR="002B4D46">
        <w:t xml:space="preserve"> and </w:t>
      </w:r>
      <w:r w:rsidR="00737F78">
        <w:t>“</w:t>
      </w:r>
      <w:r w:rsidR="002B4D46">
        <w:t>open lab</w:t>
      </w:r>
      <w:r w:rsidR="009C6A75">
        <w:t>.</w:t>
      </w:r>
      <w:r w:rsidR="00737F78">
        <w:t>”</w:t>
      </w:r>
      <w:r w:rsidR="0064180B">
        <w:rPr>
          <w:rStyle w:val="FootnoteReference"/>
        </w:rPr>
        <w:footnoteReference w:id="5"/>
      </w:r>
      <w:r w:rsidR="003E091F">
        <w:t xml:space="preserve"> This is important to advance the state of scholarship in the digital humanities</w:t>
      </w:r>
      <w:r w:rsidR="009234E2">
        <w:t xml:space="preserve">, where the conventions for publishing not </w:t>
      </w:r>
      <w:r w:rsidR="00F04851">
        <w:t>just</w:t>
      </w:r>
      <w:r w:rsidR="009234E2">
        <w:t xml:space="preserve"> the conclusions of a data-analysis project but </w:t>
      </w:r>
      <w:r w:rsidR="00F04851">
        <w:t xml:space="preserve">also the </w:t>
      </w:r>
      <w:r w:rsidR="009234E2">
        <w:t>underlying data and workflow</w:t>
      </w:r>
      <w:r w:rsidR="00F04851">
        <w:t>s</w:t>
      </w:r>
      <w:r w:rsidR="009234E2">
        <w:t xml:space="preserve"> are </w:t>
      </w:r>
      <w:r w:rsidR="006408CC">
        <w:t>now</w:t>
      </w:r>
      <w:r w:rsidR="009234E2">
        <w:t xml:space="preserve"> beginning to emerge</w:t>
      </w:r>
      <w:r w:rsidR="003E091F">
        <w:t xml:space="preserve">. </w:t>
      </w:r>
      <w:r w:rsidR="006408CC">
        <w:t>F</w:t>
      </w:r>
      <w:r w:rsidR="009234E2">
        <w:t xml:space="preserve">or example, </w:t>
      </w:r>
      <w:r w:rsidR="003E091F">
        <w:t xml:space="preserve">the </w:t>
      </w:r>
      <w:r w:rsidR="003E091F" w:rsidRPr="00525D9D">
        <w:rPr>
          <w:i/>
        </w:rPr>
        <w:t>Cultural Analytics</w:t>
      </w:r>
      <w:r w:rsidR="003E091F">
        <w:t xml:space="preserve"> journal is pioneering for the </w:t>
      </w:r>
      <w:r w:rsidR="006408CC">
        <w:t xml:space="preserve">digital </w:t>
      </w:r>
      <w:r w:rsidR="003E091F">
        <w:t>humanities a publication p</w:t>
      </w:r>
      <w:r w:rsidR="006408CC">
        <w:t>latform and policy that require</w:t>
      </w:r>
      <w:r w:rsidR="003E091F">
        <w:t xml:space="preserve"> authors to deposit </w:t>
      </w:r>
      <w:r w:rsidR="007B748E">
        <w:t xml:space="preserve">for </w:t>
      </w:r>
      <w:r w:rsidR="006D4644">
        <w:t xml:space="preserve">open access </w:t>
      </w:r>
      <w:r w:rsidR="007B748E">
        <w:t xml:space="preserve">the </w:t>
      </w:r>
      <w:r w:rsidR="00A903AA">
        <w:t xml:space="preserve">data and </w:t>
      </w:r>
      <w:r w:rsidR="007B748E">
        <w:t xml:space="preserve">processing </w:t>
      </w:r>
      <w:r w:rsidR="00A903AA">
        <w:t xml:space="preserve">scripts </w:t>
      </w:r>
      <w:r w:rsidR="007B748E">
        <w:t xml:space="preserve">underlying </w:t>
      </w:r>
      <w:r w:rsidR="00D55B40">
        <w:t xml:space="preserve">their </w:t>
      </w:r>
      <w:r w:rsidR="00A903AA">
        <w:t xml:space="preserve">research articles (where </w:t>
      </w:r>
      <w:r w:rsidR="009234E2">
        <w:t xml:space="preserve">the </w:t>
      </w:r>
      <w:r w:rsidR="00A903AA">
        <w:t xml:space="preserve">intellectual property </w:t>
      </w:r>
      <w:r w:rsidR="009234E2">
        <w:t>status</w:t>
      </w:r>
      <w:r w:rsidR="00A903AA">
        <w:t xml:space="preserve"> </w:t>
      </w:r>
      <w:r w:rsidR="001F2D83">
        <w:t xml:space="preserve">or size of </w:t>
      </w:r>
      <w:r w:rsidR="006421F3">
        <w:t>a</w:t>
      </w:r>
      <w:r w:rsidR="001F2D83">
        <w:t xml:space="preserve"> dataset </w:t>
      </w:r>
      <w:r w:rsidR="00A903AA">
        <w:t>permit</w:t>
      </w:r>
      <w:r w:rsidR="006421F3">
        <w:t>s</w:t>
      </w:r>
      <w:r w:rsidR="009234E2">
        <w:t>).</w:t>
      </w:r>
      <w:r w:rsidR="00D96A9A">
        <w:rPr>
          <w:rStyle w:val="FootnoteReference"/>
        </w:rPr>
        <w:footnoteReference w:id="6"/>
      </w:r>
      <w:r w:rsidR="009234E2">
        <w:t xml:space="preserve"> </w:t>
      </w:r>
      <w:r w:rsidR="0050133E">
        <w:t>WE1S</w:t>
      </w:r>
      <w:r w:rsidR="00737F78">
        <w:t>’</w:t>
      </w:r>
      <w:r w:rsidR="0050133E">
        <w:t>s development of methods for declaring, annotating, and sharing workflows</w:t>
      </w:r>
      <w:del w:id="46" w:author="Scott Kleinman" w:date="2017-10-02T08:58:00Z">
        <w:r w:rsidR="0050133E" w:rsidDel="00BB17B5">
          <w:delText>--</w:delText>
        </w:r>
      </w:del>
      <w:ins w:id="47" w:author="Scott Kleinman" w:date="2017-10-02T08:58:00Z">
        <w:r w:rsidR="00BB17B5">
          <w:t>―</w:t>
        </w:r>
      </w:ins>
      <w:r w:rsidR="0050133E">
        <w:t>complete with provenance information and sequences of actions and tools</w:t>
      </w:r>
      <w:del w:id="48" w:author="Scott Kleinman" w:date="2017-10-02T08:58:00Z">
        <w:r w:rsidR="0050133E" w:rsidDel="00BB17B5">
          <w:delText>--</w:delText>
        </w:r>
      </w:del>
      <w:ins w:id="49" w:author="Scott Kleinman" w:date="2017-10-02T08:58:00Z">
        <w:r w:rsidR="00BB17B5">
          <w:t>―</w:t>
        </w:r>
      </w:ins>
      <w:r w:rsidR="00DB73B1">
        <w:t xml:space="preserve">will add to </w:t>
      </w:r>
      <w:r w:rsidR="00F04851">
        <w:t>such</w:t>
      </w:r>
      <w:r w:rsidR="00DB73B1">
        <w:t xml:space="preserve"> emerging scholarly protocols</w:t>
      </w:r>
      <w:r w:rsidR="00911FE0">
        <w:t xml:space="preserve">. Such conventions will </w:t>
      </w:r>
      <w:r w:rsidR="00DB73B1">
        <w:t xml:space="preserve">strengthen the credibility </w:t>
      </w:r>
      <w:r w:rsidR="00D14789">
        <w:t xml:space="preserve">and impact </w:t>
      </w:r>
      <w:r w:rsidR="00DB73B1">
        <w:t xml:space="preserve">of digital humanities scholarship by allowing data and methods to be examined, tested, and adapted </w:t>
      </w:r>
      <w:r w:rsidR="00D14789">
        <w:t xml:space="preserve">for use </w:t>
      </w:r>
      <w:r w:rsidR="00DB73B1">
        <w:t xml:space="preserve">by others. In addition, </w:t>
      </w:r>
      <w:r w:rsidR="002B3860">
        <w:t xml:space="preserve">opening the </w:t>
      </w:r>
      <w:r w:rsidR="00737F78">
        <w:t>“</w:t>
      </w:r>
      <w:r w:rsidR="002B3860">
        <w:t>black box</w:t>
      </w:r>
      <w:r w:rsidR="00737F78">
        <w:t>”</w:t>
      </w:r>
      <w:r w:rsidR="002B3860">
        <w:t xml:space="preserve"> in which digital humanities studies have often </w:t>
      </w:r>
      <w:r w:rsidR="00C71A22">
        <w:t xml:space="preserve">hidden </w:t>
      </w:r>
      <w:r w:rsidR="002B3860">
        <w:t>their methods of gathering, cleaning or pre-processing</w:t>
      </w:r>
      <w:r w:rsidR="00C71A22">
        <w:t>,</w:t>
      </w:r>
      <w:r w:rsidR="002B3860">
        <w:t xml:space="preserve"> analyzing, and reaching conclusions </w:t>
      </w:r>
      <w:r w:rsidR="00C71A22">
        <w:t xml:space="preserve">about their materials </w:t>
      </w:r>
      <w:r w:rsidR="002B3860">
        <w:t xml:space="preserve">is important in helping to disseminate </w:t>
      </w:r>
      <w:r w:rsidR="00AF7CBE">
        <w:t xml:space="preserve">digital-humanities </w:t>
      </w:r>
      <w:r w:rsidR="002B3860">
        <w:t>me</w:t>
      </w:r>
      <w:r w:rsidR="00F04851">
        <w:t>thods to beginners</w:t>
      </w:r>
      <w:r w:rsidR="003D3BFE">
        <w:t>, scholars in other fields, and tenure promotion committees</w:t>
      </w:r>
      <w:r w:rsidR="002B3860">
        <w:t>.</w:t>
      </w:r>
    </w:p>
    <w:p w14:paraId="07C945E7" w14:textId="488AC5BB" w:rsidR="00DE6FE5" w:rsidRDefault="0039093F" w:rsidP="00525D9D">
      <w:pPr>
        <w:pStyle w:val="Heading3"/>
        <w:spacing w:before="240"/>
      </w:pPr>
      <w:bookmarkStart w:id="50" w:name="_Toc494665699"/>
      <w:r>
        <w:lastRenderedPageBreak/>
        <w:t>d</w:t>
      </w:r>
      <w:r w:rsidR="00DE6FE5">
        <w:t>. Expected Audiences and Outcomes</w:t>
      </w:r>
      <w:bookmarkEnd w:id="50"/>
    </w:p>
    <w:p w14:paraId="4F8B5DBF" w14:textId="64FD8234" w:rsidR="00DE6FE5" w:rsidRDefault="00DE6FE5" w:rsidP="00DE6FE5">
      <w:pPr>
        <w:spacing w:before="120"/>
      </w:pPr>
      <w:r>
        <w:t>WE1S</w:t>
      </w:r>
      <w:r w:rsidR="00783F14">
        <w:t xml:space="preserve"> aims for its </w:t>
      </w:r>
      <w:r w:rsidR="00CE5AAF">
        <w:t>research and method</w:t>
      </w:r>
      <w:r w:rsidR="00783F14">
        <w:t>s t</w:t>
      </w:r>
      <w:r>
        <w:t>o serve three overlapping audiences in the following ways:</w:t>
      </w:r>
    </w:p>
    <w:p w14:paraId="30985662" w14:textId="64AD6F02" w:rsidR="00DE6FE5" w:rsidRDefault="00DE6FE5" w:rsidP="00DE6FE5">
      <w:pPr>
        <w:spacing w:before="120"/>
      </w:pPr>
      <w:proofErr w:type="spellStart"/>
      <w:r w:rsidRPr="00DB2F9A">
        <w:rPr>
          <w:i/>
        </w:rPr>
        <w:t>i</w:t>
      </w:r>
      <w:proofErr w:type="spellEnd"/>
      <w:r w:rsidRPr="00DB2F9A">
        <w:rPr>
          <w:i/>
        </w:rPr>
        <w:t>. For the public</w:t>
      </w:r>
      <w:r>
        <w:t xml:space="preserve">, WE1S will provide research-based examples </w:t>
      </w:r>
      <w:r w:rsidR="00303296">
        <w:t xml:space="preserve">and analyses </w:t>
      </w:r>
      <w:r>
        <w:t xml:space="preserve">of themes, narratives, metaphors, evidence, and value statements about the humanities, together with links to readings in the original journalistic material. </w:t>
      </w:r>
      <w:r w:rsidR="00515F0C">
        <w:t>WE1S</w:t>
      </w:r>
      <w:r w:rsidR="00737F78">
        <w:t>’</w:t>
      </w:r>
      <w:r w:rsidR="00515F0C">
        <w:t>s research will thus complement that of the American Academy of Arts &amp; Sciences</w:t>
      </w:r>
      <w:r w:rsidR="00737F78">
        <w:t>’</w:t>
      </w:r>
      <w:r w:rsidR="00515F0C">
        <w:t xml:space="preserve"> </w:t>
      </w:r>
      <w:hyperlink r:id="rId33" w:history="1">
        <w:r w:rsidR="00515F0C" w:rsidRPr="00D63403">
          <w:rPr>
            <w:rStyle w:val="Hyperlink"/>
          </w:rPr>
          <w:t>Humanities Indicators</w:t>
        </w:r>
      </w:hyperlink>
      <w:r w:rsidR="00515F0C">
        <w:t xml:space="preserve"> project, which provides data and statistics on the humanities.</w:t>
      </w:r>
      <w:r w:rsidR="00515F0C">
        <w:rPr>
          <w:rStyle w:val="FootnoteReference"/>
        </w:rPr>
        <w:footnoteReference w:id="7"/>
      </w:r>
      <w:r w:rsidR="00515F0C">
        <w:t xml:space="preserve"> In addition, WE1S will create resources and recommendations to </w:t>
      </w:r>
      <w:r>
        <w:t>help guide discussion about the humanities by journalists, politicians, business people, university administrators, parents, and students.</w:t>
      </w:r>
    </w:p>
    <w:p w14:paraId="5F36B9F4" w14:textId="0B7E22D2" w:rsidR="00DE6FE5" w:rsidRDefault="00DE6FE5" w:rsidP="00DE6FE5">
      <w:pPr>
        <w:spacing w:before="120"/>
      </w:pPr>
      <w:r>
        <w:rPr>
          <w:i/>
        </w:rPr>
        <w:t>ii. For humanities scholars</w:t>
      </w:r>
      <w:r w:rsidR="00DF4176">
        <w:rPr>
          <w:i/>
        </w:rPr>
        <w:t xml:space="preserve"> and administrators</w:t>
      </w:r>
      <w:r>
        <w:t xml:space="preserve">, WE1S will provide articles, white papers, open metadata, interpreted results, and research workflows and tools </w:t>
      </w:r>
      <w:r w:rsidR="002163E1">
        <w:t>representing its project. These can be used for study in such research areas as:</w:t>
      </w:r>
      <w:r>
        <w:t xml:space="preserve"> university studies; the idea and value of the humanities; the history of the humanities; and </w:t>
      </w:r>
      <w:r w:rsidR="00737F78">
        <w:t>“</w:t>
      </w:r>
      <w:r>
        <w:t>global</w:t>
      </w:r>
      <w:r w:rsidR="00737F78">
        <w:t>”</w:t>
      </w:r>
      <w:r>
        <w:t xml:space="preserve"> or comparative humanities. More broadly, the project will provide methods and tools for humanities researchers investigating the role of complex idea</w:t>
      </w:r>
      <w:r w:rsidR="00B66EEC">
        <w:t>s</w:t>
      </w:r>
      <w:r>
        <w:t xml:space="preserve"> in society.</w:t>
      </w:r>
    </w:p>
    <w:p w14:paraId="0341C053" w14:textId="72B10319" w:rsidR="005E410B" w:rsidRDefault="00DE6FE5" w:rsidP="00525D9D">
      <w:pPr>
        <w:spacing w:before="120"/>
      </w:pPr>
      <w:r>
        <w:rPr>
          <w:i/>
        </w:rPr>
        <w:t>iii. For digital humanities scholars</w:t>
      </w:r>
      <w:r>
        <w:t xml:space="preserve">, WE1S will contribute methods and tools (to be used either </w:t>
      </w:r>
      <w:r w:rsidR="00737F78">
        <w:t>“</w:t>
      </w:r>
      <w:r>
        <w:t>as is</w:t>
      </w:r>
      <w:r w:rsidR="00737F78">
        <w:t>”</w:t>
      </w:r>
      <w:r>
        <w:t xml:space="preserve"> or in adapted form) for </w:t>
      </w:r>
      <w:r w:rsidR="00303296">
        <w:t xml:space="preserve">integrated, </w:t>
      </w:r>
      <w:r w:rsidRPr="00345A3B">
        <w:t>open, shareable, and reproducible</w:t>
      </w:r>
      <w:r>
        <w:rPr>
          <w:i/>
        </w:rPr>
        <w:t xml:space="preserve"> </w:t>
      </w:r>
      <w:r>
        <w:t>data analysis and interpretation.</w:t>
      </w:r>
    </w:p>
    <w:p w14:paraId="715E1F93" w14:textId="0CB58E33" w:rsidR="008017ED" w:rsidRDefault="0039093F" w:rsidP="00525D9D">
      <w:pPr>
        <w:pStyle w:val="Heading3"/>
        <w:spacing w:before="240"/>
      </w:pPr>
      <w:bookmarkStart w:id="51" w:name="_Toc494665700"/>
      <w:r>
        <w:t>e</w:t>
      </w:r>
      <w:r w:rsidR="00000F33">
        <w:t>. Research Method</w:t>
      </w:r>
      <w:r w:rsidR="009762A5">
        <w:t>s</w:t>
      </w:r>
      <w:bookmarkEnd w:id="51"/>
      <w:r w:rsidR="00000F33">
        <w:t xml:space="preserve"> </w:t>
      </w:r>
    </w:p>
    <w:p w14:paraId="38C4068B" w14:textId="6B2BEA10" w:rsidR="006A0CFC" w:rsidRDefault="005428D8" w:rsidP="00917F21">
      <w:pPr>
        <w:spacing w:before="120"/>
      </w:pPr>
      <w:r>
        <w:t>WE1S</w:t>
      </w:r>
      <w:r w:rsidR="00737F78">
        <w:t>’</w:t>
      </w:r>
      <w:r>
        <w:t>s resea</w:t>
      </w:r>
      <w:r w:rsidR="007626A0">
        <w:t xml:space="preserve">rch starts with identifying and harvesting for analysis </w:t>
      </w:r>
      <w:r w:rsidR="00725900">
        <w:t>documents</w:t>
      </w:r>
      <w:r w:rsidR="00053A96">
        <w:t xml:space="preserve"> from </w:t>
      </w:r>
      <w:r w:rsidR="007626A0">
        <w:t xml:space="preserve">journalistic </w:t>
      </w:r>
      <w:r w:rsidR="00053A96">
        <w:t>sources</w:t>
      </w:r>
      <w:r w:rsidR="007626A0">
        <w:t xml:space="preserve"> (and in the future other </w:t>
      </w:r>
      <w:r w:rsidR="00725900">
        <w:t xml:space="preserve">sources </w:t>
      </w:r>
      <w:r w:rsidR="0034728F">
        <w:t>in the public sphere</w:t>
      </w:r>
      <w:r w:rsidR="007626A0">
        <w:t xml:space="preserve">) that include the phrases </w:t>
      </w:r>
      <w:r w:rsidR="00737F78">
        <w:t>“</w:t>
      </w:r>
      <w:r w:rsidR="007626A0">
        <w:t>humanities,</w:t>
      </w:r>
      <w:r w:rsidR="00737F78">
        <w:t>”</w:t>
      </w:r>
      <w:r w:rsidR="007626A0">
        <w:t xml:space="preserve"> </w:t>
      </w:r>
      <w:r w:rsidR="00737F78">
        <w:t>“</w:t>
      </w:r>
      <w:r w:rsidR="007626A0">
        <w:t>liberal arts,</w:t>
      </w:r>
      <w:r w:rsidR="00737F78">
        <w:t>”</w:t>
      </w:r>
      <w:r w:rsidR="007626A0">
        <w:t xml:space="preserve"> and (in the United Kingdom and Commonwealth nations, </w:t>
      </w:r>
      <w:r w:rsidR="00737F78">
        <w:t>“</w:t>
      </w:r>
      <w:r w:rsidR="007626A0">
        <w:t>the arts</w:t>
      </w:r>
      <w:r w:rsidR="00737F78">
        <w:t>”</w:t>
      </w:r>
      <w:r w:rsidR="002D242C">
        <w:t>).</w:t>
      </w:r>
      <w:r w:rsidR="00F85E00">
        <w:rPr>
          <w:rStyle w:val="FootnoteReference"/>
        </w:rPr>
        <w:footnoteReference w:id="8"/>
      </w:r>
      <w:r w:rsidR="000B2608">
        <w:t xml:space="preserve"> </w:t>
      </w:r>
      <w:r w:rsidR="005276F8">
        <w:t xml:space="preserve">For example, </w:t>
      </w:r>
      <w:r w:rsidR="002D242C">
        <w:t>WE1S</w:t>
      </w:r>
      <w:r w:rsidR="00737F78">
        <w:t>’</w:t>
      </w:r>
      <w:r w:rsidR="002D242C">
        <w:t>s</w:t>
      </w:r>
      <w:r w:rsidR="005276F8">
        <w:t xml:space="preserve"> pilot project </w:t>
      </w:r>
      <w:r w:rsidR="00B75B14">
        <w:t xml:space="preserve">has </w:t>
      </w:r>
      <w:r w:rsidR="005276F8">
        <w:t xml:space="preserve">gathered </w:t>
      </w:r>
      <w:r w:rsidR="00DB21E6">
        <w:t xml:space="preserve">data </w:t>
      </w:r>
      <w:r w:rsidR="00986305">
        <w:t>on</w:t>
      </w:r>
      <w:r w:rsidR="00DB21E6">
        <w:t xml:space="preserve"> </w:t>
      </w:r>
      <w:r w:rsidR="005276F8">
        <w:t xml:space="preserve">about 36,000 articles related to the humanities from a small number of high-value, English-language journalistic sources </w:t>
      </w:r>
      <w:r w:rsidR="008241CE">
        <w:t xml:space="preserve">after </w:t>
      </w:r>
      <w:r w:rsidR="008241CE" w:rsidRPr="008241CE">
        <w:t>c. 1981</w:t>
      </w:r>
      <w:r w:rsidR="008241CE">
        <w:t>.</w:t>
      </w:r>
      <w:r w:rsidR="008241CE">
        <w:rPr>
          <w:rStyle w:val="FootnoteReference"/>
        </w:rPr>
        <w:footnoteReference w:id="9"/>
      </w:r>
      <w:r w:rsidR="008241CE" w:rsidRPr="008241CE">
        <w:t xml:space="preserve"> </w:t>
      </w:r>
      <w:r w:rsidR="00C5365F">
        <w:t xml:space="preserve">Text is </w:t>
      </w:r>
      <w:r w:rsidR="00737F78">
        <w:t>“</w:t>
      </w:r>
      <w:r w:rsidR="00C5365F">
        <w:t>scraped</w:t>
      </w:r>
      <w:r w:rsidR="00737F78">
        <w:t>”</w:t>
      </w:r>
      <w:r w:rsidR="00C5365F">
        <w:t xml:space="preserve"> in plain-text form either directly from a publication</w:t>
      </w:r>
      <w:r w:rsidR="00737F78">
        <w:t>’</w:t>
      </w:r>
      <w:r w:rsidR="00C5365F">
        <w:t xml:space="preserve">s API (application program interface) or </w:t>
      </w:r>
      <w:r w:rsidR="00150B51">
        <w:t>from databases (</w:t>
      </w:r>
      <w:r w:rsidR="00B75B14">
        <w:t>through</w:t>
      </w:r>
      <w:r w:rsidR="00150B51">
        <w:t xml:space="preserve"> manual searching and</w:t>
      </w:r>
      <w:r w:rsidR="00B75B14">
        <w:t xml:space="preserve"> downloading</w:t>
      </w:r>
      <w:r w:rsidR="00150B51">
        <w:t xml:space="preserve"> as constrained by licensing restrictions on algorithmic harvesting</w:t>
      </w:r>
      <w:r w:rsidR="00B75B14">
        <w:t xml:space="preserve">, </w:t>
      </w:r>
      <w:r w:rsidR="00150B51">
        <w:t xml:space="preserve">followed by automatic </w:t>
      </w:r>
      <w:r w:rsidR="00B75B14">
        <w:t>scraping</w:t>
      </w:r>
      <w:r w:rsidR="00150B51">
        <w:t>)</w:t>
      </w:r>
      <w:r w:rsidR="00C5365F">
        <w:t xml:space="preserve">. </w:t>
      </w:r>
      <w:r w:rsidR="00191FC7">
        <w:t xml:space="preserve">These plain texts are </w:t>
      </w:r>
      <w:r w:rsidR="00737F78">
        <w:t>“</w:t>
      </w:r>
      <w:r w:rsidR="00191FC7">
        <w:t>cleaned,</w:t>
      </w:r>
      <w:r w:rsidR="00737F78">
        <w:t>”</w:t>
      </w:r>
      <w:r w:rsidR="00191FC7">
        <w:t xml:space="preserve"> undergo other pre-processing, and are then converted into </w:t>
      </w:r>
      <w:r w:rsidR="0099094B">
        <w:t>analytical data</w:t>
      </w:r>
      <w:r w:rsidR="00191FC7">
        <w:t xml:space="preserve"> for machine learning </w:t>
      </w:r>
      <w:r w:rsidR="00DD646C">
        <w:t>processes such as topic modeling</w:t>
      </w:r>
      <w:r w:rsidR="00191FC7">
        <w:t xml:space="preserve">. </w:t>
      </w:r>
      <w:r w:rsidR="00737F78">
        <w:t>“</w:t>
      </w:r>
      <w:r w:rsidR="0099094B">
        <w:t>Analytical data</w:t>
      </w:r>
      <w:r w:rsidR="00737F78">
        <w:t>”</w:t>
      </w:r>
      <w:r w:rsidR="00191FC7">
        <w:t xml:space="preserve"> means that</w:t>
      </w:r>
      <w:r w:rsidR="00DD646C">
        <w:t>,</w:t>
      </w:r>
      <w:r w:rsidR="00191FC7">
        <w:t xml:space="preserve"> i</w:t>
      </w:r>
      <w:r w:rsidR="00191FC7" w:rsidRPr="00191FC7">
        <w:t xml:space="preserve">n accordance with non-consumptive use practices, </w:t>
      </w:r>
      <w:r w:rsidR="00F76A3A">
        <w:t xml:space="preserve">the texts of </w:t>
      </w:r>
      <w:r w:rsidR="00191FC7" w:rsidRPr="00191FC7">
        <w:t xml:space="preserve">original articles are not stored. Instead, each article is stored only as an alphabetized </w:t>
      </w:r>
      <w:r w:rsidR="00737F78">
        <w:t>“</w:t>
      </w:r>
      <w:r w:rsidR="00191FC7" w:rsidRPr="00191FC7">
        <w:t>bag of words</w:t>
      </w:r>
      <w:r w:rsidR="00737F78">
        <w:t>”</w:t>
      </w:r>
      <w:r w:rsidR="00191FC7" w:rsidRPr="00191FC7">
        <w:t xml:space="preserve"> file before </w:t>
      </w:r>
      <w:r w:rsidR="00191FC7" w:rsidRPr="00191FC7">
        <w:lastRenderedPageBreak/>
        <w:t>becoming available to project workflows</w:t>
      </w:r>
      <w:r w:rsidR="00145FC3">
        <w:t>. O</w:t>
      </w:r>
      <w:r w:rsidR="00191FC7" w:rsidRPr="00191FC7">
        <w:t xml:space="preserve">riginal articles </w:t>
      </w:r>
      <w:r w:rsidR="00145FC3">
        <w:t xml:space="preserve">thus </w:t>
      </w:r>
      <w:r w:rsidR="00191FC7" w:rsidRPr="00191FC7">
        <w:t>cannot be reconstructed from these files.</w:t>
      </w:r>
      <w:r w:rsidR="00F76A3A">
        <w:rPr>
          <w:rStyle w:val="FootnoteReference"/>
        </w:rPr>
        <w:footnoteReference w:id="10"/>
      </w:r>
      <w:r w:rsidR="008465D0">
        <w:t xml:space="preserve"> However, m</w:t>
      </w:r>
      <w:r w:rsidR="00C1528D">
        <w:t xml:space="preserve">etadata </w:t>
      </w:r>
      <w:r w:rsidR="008465D0">
        <w:t xml:space="preserve">about the original documents (e.g., citations and, where possible, </w:t>
      </w:r>
      <w:r w:rsidR="00C1528D">
        <w:t xml:space="preserve">links to the original locations of </w:t>
      </w:r>
      <w:r w:rsidR="008465D0">
        <w:t>articles</w:t>
      </w:r>
      <w:r w:rsidR="00C1528D">
        <w:t xml:space="preserve"> in their proprietary or other locations</w:t>
      </w:r>
      <w:r w:rsidR="008465D0">
        <w:t>)</w:t>
      </w:r>
      <w:r w:rsidR="00C1528D">
        <w:t xml:space="preserve"> is </w:t>
      </w:r>
      <w:r w:rsidR="00677C7B">
        <w:t>stored</w:t>
      </w:r>
      <w:r w:rsidR="006A0CFC">
        <w:t>.</w:t>
      </w:r>
      <w:r w:rsidR="00FA0337">
        <w:t xml:space="preserve"> </w:t>
      </w:r>
      <w:r w:rsidR="00FA0337" w:rsidRPr="00FA0337">
        <w:t xml:space="preserve">Additional proposed methods such as word embedding will </w:t>
      </w:r>
      <w:r w:rsidR="00FA0337">
        <w:t>require storing</w:t>
      </w:r>
      <w:r w:rsidR="00FA0337" w:rsidRPr="00FA0337">
        <w:t xml:space="preserve"> other non-consumptive, non-</w:t>
      </w:r>
      <w:proofErr w:type="spellStart"/>
      <w:r w:rsidR="00FA0337" w:rsidRPr="00FA0337">
        <w:t>reconstructable</w:t>
      </w:r>
      <w:proofErr w:type="spellEnd"/>
      <w:r w:rsidR="00FA0337" w:rsidRPr="00FA0337">
        <w:t xml:space="preserve"> </w:t>
      </w:r>
      <w:r w:rsidR="00081365">
        <w:t xml:space="preserve">document </w:t>
      </w:r>
      <w:r w:rsidR="00FA0337" w:rsidRPr="00FA0337">
        <w:t xml:space="preserve">data in </w:t>
      </w:r>
      <w:r w:rsidR="00FA0337">
        <w:t>the same fashion.</w:t>
      </w:r>
    </w:p>
    <w:p w14:paraId="20D05DE6" w14:textId="1DE94648" w:rsidR="00917F21" w:rsidRDefault="00917F21" w:rsidP="00917F21">
      <w:pPr>
        <w:spacing w:before="120"/>
      </w:pPr>
      <w:r>
        <w:t xml:space="preserve">To allow for null hypothesis testing, WE1S also </w:t>
      </w:r>
      <w:r w:rsidR="00817649">
        <w:t>gathers</w:t>
      </w:r>
      <w:r>
        <w:t xml:space="preserve"> </w:t>
      </w:r>
      <w:r w:rsidR="00954F58">
        <w:t xml:space="preserve">from its sources </w:t>
      </w:r>
      <w:r w:rsidR="0099094B">
        <w:t>analytical data</w:t>
      </w:r>
      <w:r w:rsidR="004A1350">
        <w:t xml:space="preserve"> </w:t>
      </w:r>
      <w:r w:rsidR="00954F58">
        <w:t>for</w:t>
      </w:r>
      <w:r w:rsidR="004A1350">
        <w:t xml:space="preserve"> </w:t>
      </w:r>
      <w:r>
        <w:t xml:space="preserve">a smaller </w:t>
      </w:r>
      <w:r w:rsidR="00737F78">
        <w:t>“</w:t>
      </w:r>
      <w:r>
        <w:t>random</w:t>
      </w:r>
      <w:r w:rsidR="00737F78">
        <w:t>”</w:t>
      </w:r>
      <w:r>
        <w:t xml:space="preserve"> corpus of articles.</w:t>
      </w:r>
      <w:r w:rsidR="00095F2B">
        <w:t xml:space="preserve"> A random rather than </w:t>
      </w:r>
      <w:r w:rsidR="00737F78">
        <w:t>“</w:t>
      </w:r>
      <w:r w:rsidR="00095F2B">
        <w:t>control</w:t>
      </w:r>
      <w:r w:rsidR="00737F78">
        <w:t>”</w:t>
      </w:r>
      <w:r w:rsidR="00095F2B">
        <w:t xml:space="preserve"> sample is used for this purpose because i</w:t>
      </w:r>
      <w:r w:rsidR="00095F2B" w:rsidRPr="00330E5F">
        <w:t>n public discourse there are no natural boundaries between w</w:t>
      </w:r>
      <w:r w:rsidR="00095F2B">
        <w:t xml:space="preserve">hat does and does not count as </w:t>
      </w:r>
      <w:r w:rsidR="00CA6F60">
        <w:t xml:space="preserve">related to the </w:t>
      </w:r>
      <w:r w:rsidR="00095F2B" w:rsidRPr="00330E5F">
        <w:t>humanities</w:t>
      </w:r>
      <w:r w:rsidR="00095F2B">
        <w:t>.</w:t>
      </w:r>
      <w:r w:rsidR="00095F2B" w:rsidRPr="00330E5F">
        <w:t xml:space="preserve"> </w:t>
      </w:r>
      <w:r w:rsidR="00095F2B">
        <w:t xml:space="preserve">For example, the humanities can appear in both precise and general </w:t>
      </w:r>
      <w:r w:rsidR="00537AD2">
        <w:t>contexts</w:t>
      </w:r>
      <w:r w:rsidR="00095F2B">
        <w:t xml:space="preserve">: as a focal topic, as part of arts and culture, in particular forms (e.g., literature), as part of social and ethical concerns, or as part of the biographies or obituaries of individuals. </w:t>
      </w:r>
      <w:r w:rsidR="00537AD2">
        <w:t xml:space="preserve">Indeed, </w:t>
      </w:r>
      <w:r w:rsidR="00D26A6A">
        <w:t>i</w:t>
      </w:r>
      <w:r w:rsidR="00095F2B" w:rsidRPr="00330E5F">
        <w:t xml:space="preserve">t may be that one </w:t>
      </w:r>
      <w:r w:rsidR="00095F2B">
        <w:t xml:space="preserve">distinction </w:t>
      </w:r>
      <w:r w:rsidR="00095F2B" w:rsidRPr="00330E5F">
        <w:t xml:space="preserve">of the humanities is </w:t>
      </w:r>
      <w:r w:rsidR="00095F2B">
        <w:t xml:space="preserve">precisely </w:t>
      </w:r>
      <w:r w:rsidR="00095F2B" w:rsidRPr="00330E5F">
        <w:t xml:space="preserve">their capacity to </w:t>
      </w:r>
      <w:r w:rsidR="00F254C6">
        <w:t xml:space="preserve">intersect along multiple pathways </w:t>
      </w:r>
      <w:r w:rsidR="00095F2B" w:rsidRPr="00330E5F">
        <w:t xml:space="preserve">between tightly focused and general themes. There is </w:t>
      </w:r>
      <w:r w:rsidR="00095F2B">
        <w:t xml:space="preserve">thus </w:t>
      </w:r>
      <w:r w:rsidR="00095F2B" w:rsidRPr="00330E5F">
        <w:t xml:space="preserve">no pre-definable </w:t>
      </w:r>
      <w:r w:rsidR="00737F78">
        <w:t>“</w:t>
      </w:r>
      <w:r w:rsidR="00095F2B" w:rsidRPr="00330E5F">
        <w:t>control corpus</w:t>
      </w:r>
      <w:r w:rsidR="00737F78">
        <w:t>”</w:t>
      </w:r>
      <w:r w:rsidR="00095F2B" w:rsidRPr="00330E5F">
        <w:t xml:space="preserve"> of public discussion on the humanities that can serve as </w:t>
      </w:r>
      <w:r w:rsidR="00C448F1">
        <w:t xml:space="preserve">the </w:t>
      </w:r>
      <w:r w:rsidR="00737F78">
        <w:t>“</w:t>
      </w:r>
      <w:r w:rsidR="00095F2B" w:rsidRPr="00330E5F">
        <w:t>ground truth</w:t>
      </w:r>
      <w:r w:rsidR="00737F78">
        <w:t>”</w:t>
      </w:r>
      <w:r w:rsidR="00C448F1">
        <w:t xml:space="preserve"> </w:t>
      </w:r>
      <w:r w:rsidR="00432588">
        <w:t xml:space="preserve">for </w:t>
      </w:r>
      <w:r w:rsidR="00AB64EE">
        <w:t>WE1S</w:t>
      </w:r>
      <w:r w:rsidR="00737F78">
        <w:t>’</w:t>
      </w:r>
      <w:r w:rsidR="00AB64EE">
        <w:t xml:space="preserve">s research </w:t>
      </w:r>
      <w:r w:rsidR="00C448F1">
        <w:t>(</w:t>
      </w:r>
      <w:r w:rsidR="00AB64EE">
        <w:t xml:space="preserve">i.e., </w:t>
      </w:r>
      <w:r w:rsidR="00432588">
        <w:t>a</w:t>
      </w:r>
      <w:r w:rsidR="006A65B4">
        <w:t xml:space="preserve"> </w:t>
      </w:r>
      <w:r w:rsidR="00C448F1">
        <w:t xml:space="preserve">control sample supervised by human readers able to determine </w:t>
      </w:r>
      <w:r w:rsidR="00432588">
        <w:t xml:space="preserve">intuitively and </w:t>
      </w:r>
      <w:r w:rsidR="00C448F1">
        <w:t>definitively what constitutes discourse on the humanities)</w:t>
      </w:r>
      <w:r w:rsidR="00095F2B">
        <w:t>.</w:t>
      </w:r>
      <w:r w:rsidR="00B81C42">
        <w:t xml:space="preserve"> WE1</w:t>
      </w:r>
      <w:r w:rsidR="00053EC4">
        <w:t>S</w:t>
      </w:r>
      <w:r w:rsidR="00737F78">
        <w:t>’</w:t>
      </w:r>
      <w:r w:rsidR="00B81C42">
        <w:t xml:space="preserve">s </w:t>
      </w:r>
      <w:r w:rsidR="00422A27">
        <w:t xml:space="preserve">random </w:t>
      </w:r>
      <w:r w:rsidR="00B81C42" w:rsidRPr="00B81C42">
        <w:t>test corpus is relatively small (</w:t>
      </w:r>
      <w:r w:rsidR="00B81C42">
        <w:t xml:space="preserve">for the </w:t>
      </w:r>
      <w:r w:rsidR="00422A27">
        <w:t xml:space="preserve">current </w:t>
      </w:r>
      <w:r w:rsidR="00B81C42">
        <w:t xml:space="preserve">pilot project </w:t>
      </w:r>
      <w:r w:rsidR="00B81C42" w:rsidRPr="00B81C42">
        <w:t>approximately 2,000 articles</w:t>
      </w:r>
      <w:r w:rsidR="00B81C42">
        <w:t xml:space="preserve"> drawn from </w:t>
      </w:r>
      <w:r w:rsidR="00B81C42" w:rsidRPr="00525D9D">
        <w:rPr>
          <w:i/>
        </w:rPr>
        <w:t>The New York Times</w:t>
      </w:r>
      <w:r w:rsidR="00B81C42" w:rsidRPr="00B81C42">
        <w:t xml:space="preserve">, </w:t>
      </w:r>
      <w:r w:rsidR="00B81C42" w:rsidRPr="00525D9D">
        <w:rPr>
          <w:i/>
        </w:rPr>
        <w:t>Washington Post</w:t>
      </w:r>
      <w:r w:rsidR="00B81C42" w:rsidRPr="00B81C42">
        <w:t xml:space="preserve">, and </w:t>
      </w:r>
      <w:r w:rsidR="00B81C42" w:rsidRPr="00525D9D">
        <w:rPr>
          <w:i/>
        </w:rPr>
        <w:t>The Wall Street Journal)</w:t>
      </w:r>
      <w:r w:rsidR="00482EB4">
        <w:t>. But it</w:t>
      </w:r>
      <w:r w:rsidR="00B81C42" w:rsidRPr="00B81C42">
        <w:t xml:space="preserve"> </w:t>
      </w:r>
      <w:r w:rsidR="00B95B91">
        <w:t xml:space="preserve">represents a statistically meaningful, </w:t>
      </w:r>
      <w:r w:rsidR="00B81C42" w:rsidRPr="00B81C42">
        <w:t xml:space="preserve">year-by-year proportional subset of the </w:t>
      </w:r>
      <w:r w:rsidR="00B81C42">
        <w:t>project</w:t>
      </w:r>
      <w:r w:rsidR="00737F78">
        <w:t>’</w:t>
      </w:r>
      <w:r w:rsidR="00B81C42">
        <w:t xml:space="preserve">s </w:t>
      </w:r>
      <w:r w:rsidR="00B81C42" w:rsidRPr="00B81C42">
        <w:t xml:space="preserve">larger corpus. WE1S </w:t>
      </w:r>
      <w:r w:rsidR="00B95B91">
        <w:t>will</w:t>
      </w:r>
      <w:r w:rsidR="00B81C42" w:rsidRPr="00B81C42">
        <w:t xml:space="preserve"> use the test corpus to provide an initial sense of the boundaries of public discourse about the humanities. Applying methods of statistical </w:t>
      </w:r>
      <w:r w:rsidR="00DF00A6">
        <w:t xml:space="preserve">text </w:t>
      </w:r>
      <w:r w:rsidR="00B81C42" w:rsidRPr="00B81C42">
        <w:t xml:space="preserve">classification to compare </w:t>
      </w:r>
      <w:r w:rsidR="002B3188">
        <w:t>its</w:t>
      </w:r>
      <w:r w:rsidR="00B81C42" w:rsidRPr="00B81C42">
        <w:t xml:space="preserve"> main corpus to </w:t>
      </w:r>
      <w:r w:rsidR="00B16967">
        <w:t>its random</w:t>
      </w:r>
      <w:r w:rsidR="00B81C42" w:rsidRPr="00B81C42">
        <w:t xml:space="preserve"> corpus, </w:t>
      </w:r>
      <w:r w:rsidR="002B3188">
        <w:t>WE1S</w:t>
      </w:r>
      <w:r w:rsidR="00B81C42" w:rsidRPr="00B81C42">
        <w:t xml:space="preserve"> </w:t>
      </w:r>
      <w:r w:rsidR="006E5325">
        <w:t>may be able</w:t>
      </w:r>
      <w:r w:rsidR="00B81C42" w:rsidRPr="00B81C42">
        <w:t xml:space="preserve"> </w:t>
      </w:r>
      <w:r w:rsidR="00B95B91">
        <w:t xml:space="preserve">to determine </w:t>
      </w:r>
      <w:r w:rsidR="00B81C42" w:rsidRPr="00B81C42">
        <w:t xml:space="preserve">algorithmically what differentiates media discourse on the humanities from, for example, </w:t>
      </w:r>
      <w:r w:rsidR="006E5325">
        <w:t>such</w:t>
      </w:r>
      <w:r w:rsidR="00F66C60">
        <w:t xml:space="preserve"> discourse</w:t>
      </w:r>
      <w:r w:rsidR="00B81C42" w:rsidRPr="00B81C42">
        <w:t xml:space="preserve"> on the sciences, business, or politics</w:t>
      </w:r>
      <w:r w:rsidR="002B3188">
        <w:t>.</w:t>
      </w:r>
    </w:p>
    <w:p w14:paraId="0DBAED83" w14:textId="42C25352" w:rsidR="005857AF" w:rsidRDefault="00C1528D" w:rsidP="00525D9D">
      <w:pPr>
        <w:spacing w:before="120"/>
      </w:pPr>
      <w:r>
        <w:t xml:space="preserve">The main </w:t>
      </w:r>
      <w:r w:rsidR="00321802">
        <w:t xml:space="preserve">computational method that WE1S applies to analyze its </w:t>
      </w:r>
      <w:r w:rsidR="00366708">
        <w:t xml:space="preserve">gathered </w:t>
      </w:r>
      <w:r w:rsidR="00321802">
        <w:t>materials is topic modeling</w:t>
      </w:r>
      <w:r w:rsidR="00AA7891">
        <w:t xml:space="preserve"> (specifically, Latent </w:t>
      </w:r>
      <w:proofErr w:type="spellStart"/>
      <w:r w:rsidR="00AA7891">
        <w:t>Dirichlet</w:t>
      </w:r>
      <w:proofErr w:type="spellEnd"/>
      <w:r w:rsidR="00AA7891">
        <w:t xml:space="preserve"> Allocation [LDA] topic modeling </w:t>
      </w:r>
      <w:r w:rsidR="00BC5DF8">
        <w:t>as implemented in</w:t>
      </w:r>
      <w:r w:rsidR="00AA7891">
        <w:t xml:space="preserve"> the </w:t>
      </w:r>
      <w:r w:rsidR="006D5025">
        <w:t xml:space="preserve">standard </w:t>
      </w:r>
      <w:r w:rsidR="00922E6E">
        <w:t>MALLET</w:t>
      </w:r>
      <w:r w:rsidR="004767E8">
        <w:t xml:space="preserve"> toolkit [</w:t>
      </w:r>
      <w:r w:rsidR="004767E8" w:rsidRPr="004767E8">
        <w:t>M</w:t>
      </w:r>
      <w:r w:rsidR="004767E8">
        <w:t>a</w:t>
      </w:r>
      <w:r w:rsidR="004767E8" w:rsidRPr="004767E8">
        <w:t>chine Learning for Languag</w:t>
      </w:r>
      <w:r w:rsidR="004767E8">
        <w:t>e</w:t>
      </w:r>
      <w:r w:rsidR="004767E8" w:rsidRPr="004767E8">
        <w:t xml:space="preserve"> Toolkit</w:t>
      </w:r>
      <w:r w:rsidR="004767E8">
        <w:t>]</w:t>
      </w:r>
      <w:r w:rsidR="00D2503D">
        <w:t>)</w:t>
      </w:r>
      <w:r w:rsidR="00AA7891">
        <w:t>.</w:t>
      </w:r>
      <w:r w:rsidR="00321802">
        <w:t xml:space="preserve"> A</w:t>
      </w:r>
      <w:r w:rsidR="005857AF" w:rsidRPr="00525D9D">
        <w:t xml:space="preserve"> leading method of machine-learning analysis</w:t>
      </w:r>
      <w:r w:rsidR="00321802">
        <w:t xml:space="preserve">, topic modeling </w:t>
      </w:r>
      <w:r w:rsidR="005857AF" w:rsidRPr="00525D9D">
        <w:t xml:space="preserve">discovers through statistical means the existence, relative weight, and distribution of </w:t>
      </w:r>
      <w:r w:rsidR="00737F78">
        <w:t>“</w:t>
      </w:r>
      <w:r w:rsidR="005857AF" w:rsidRPr="00525D9D">
        <w:t>topics</w:t>
      </w:r>
      <w:r w:rsidR="00737F78">
        <w:t>”</w:t>
      </w:r>
      <w:r w:rsidR="005857AF" w:rsidRPr="00525D9D">
        <w:t xml:space="preserve"> across documents (where topics are represented as a probability model of correlated words </w:t>
      </w:r>
      <w:r w:rsidR="0048007A">
        <w:t xml:space="preserve">often </w:t>
      </w:r>
      <w:r w:rsidR="005857AF" w:rsidRPr="00525D9D">
        <w:t xml:space="preserve">indicative of what a human might conceive as </w:t>
      </w:r>
      <w:r w:rsidR="00737F78">
        <w:t>“</w:t>
      </w:r>
      <w:r w:rsidR="005857AF" w:rsidRPr="00525D9D">
        <w:t>themes</w:t>
      </w:r>
      <w:r w:rsidR="00737F78">
        <w:t>”</w:t>
      </w:r>
      <w:r w:rsidR="005857AF" w:rsidRPr="00525D9D">
        <w:t xml:space="preserve">). Widespread adoption and discussion of the method in the digital humanities </w:t>
      </w:r>
      <w:r w:rsidR="00511478">
        <w:t xml:space="preserve">and such other fields as the digital social sciences </w:t>
      </w:r>
      <w:r w:rsidR="005857AF" w:rsidRPr="00525D9D">
        <w:t xml:space="preserve">have demonstrated its usefulness. </w:t>
      </w:r>
      <w:r w:rsidR="0048007A">
        <w:t>E</w:t>
      </w:r>
      <w:r w:rsidR="000C5225">
        <w:t xml:space="preserve">xperimental topic models </w:t>
      </w:r>
      <w:r w:rsidR="00B70A52">
        <w:t xml:space="preserve">WE1S </w:t>
      </w:r>
      <w:r w:rsidR="00AA2090">
        <w:t xml:space="preserve">has </w:t>
      </w:r>
      <w:r w:rsidR="000C5225">
        <w:t xml:space="preserve">produced </w:t>
      </w:r>
      <w:r w:rsidR="00B70A52">
        <w:t xml:space="preserve">in its pilot-project </w:t>
      </w:r>
      <w:r w:rsidR="000C5225">
        <w:t xml:space="preserve">by analyzing thousands of newspaper articles </w:t>
      </w:r>
      <w:r w:rsidR="005D4663">
        <w:t xml:space="preserve">have </w:t>
      </w:r>
      <w:r w:rsidR="0048007A">
        <w:t xml:space="preserve">thus </w:t>
      </w:r>
      <w:r w:rsidR="005D4663">
        <w:t xml:space="preserve">already </w:t>
      </w:r>
      <w:r w:rsidR="000C5225">
        <w:t>identif</w:t>
      </w:r>
      <w:r w:rsidR="005D4663">
        <w:t>ied</w:t>
      </w:r>
      <w:r w:rsidR="000C5225">
        <w:t xml:space="preserve"> various </w:t>
      </w:r>
      <w:r w:rsidR="004E2E75">
        <w:t xml:space="preserve">public </w:t>
      </w:r>
      <w:r w:rsidR="000C5225">
        <w:t xml:space="preserve">topics associated with the humanities and </w:t>
      </w:r>
      <w:r w:rsidR="0048007A">
        <w:t>differentiate</w:t>
      </w:r>
      <w:r w:rsidR="005D4663">
        <w:t>d</w:t>
      </w:r>
      <w:r w:rsidR="0048007A">
        <w:t xml:space="preserve"> </w:t>
      </w:r>
      <w:r w:rsidR="000C5225">
        <w:t>their relative weight (see Figure</w:t>
      </w:r>
      <w:r w:rsidR="005A5E08">
        <w:t xml:space="preserve"> 1</w:t>
      </w:r>
      <w:r w:rsidR="0048007A">
        <w:t xml:space="preserve"> for a partial view of a topic model</w:t>
      </w:r>
      <w:r w:rsidR="002B3A8D">
        <w:t xml:space="preserve">, rendered in spreadsheet form, of five years of </w:t>
      </w:r>
      <w:r w:rsidR="002B3A8D" w:rsidRPr="00525D9D">
        <w:rPr>
          <w:i/>
        </w:rPr>
        <w:t>New York Times</w:t>
      </w:r>
      <w:r w:rsidR="002B3A8D">
        <w:t xml:space="preserve"> articles related to the humanities</w:t>
      </w:r>
      <w:r w:rsidR="003A4570">
        <w:t xml:space="preserve">). </w:t>
      </w:r>
      <w:r w:rsidR="005857AF" w:rsidRPr="00525D9D">
        <w:t xml:space="preserve">Topic modeling </w:t>
      </w:r>
      <w:r w:rsidR="007E4575">
        <w:t>can be</w:t>
      </w:r>
      <w:r w:rsidR="005857AF" w:rsidRPr="00525D9D">
        <w:t xml:space="preserve"> particularly important for discovering </w:t>
      </w:r>
      <w:r w:rsidR="007E4575">
        <w:t>areas</w:t>
      </w:r>
      <w:r w:rsidR="005857AF" w:rsidRPr="00525D9D">
        <w:t xml:space="preserve"> of public discourse </w:t>
      </w:r>
      <w:r w:rsidR="007E4575">
        <w:t xml:space="preserve">related to </w:t>
      </w:r>
      <w:r w:rsidR="005857AF" w:rsidRPr="00525D9D">
        <w:t xml:space="preserve">the </w:t>
      </w:r>
      <w:r w:rsidR="005857AF" w:rsidRPr="00525D9D">
        <w:lastRenderedPageBreak/>
        <w:t>humanities that are not colored by preconceived theses or expectations</w:t>
      </w:r>
      <w:r w:rsidR="002B3A8D">
        <w:t xml:space="preserve"> </w:t>
      </w:r>
      <w:r w:rsidR="005857AF" w:rsidRPr="00525D9D">
        <w:t xml:space="preserve">(e.g., about the </w:t>
      </w:r>
      <w:r w:rsidR="00737F78">
        <w:t>“</w:t>
      </w:r>
      <w:r w:rsidR="005857AF" w:rsidRPr="00525D9D">
        <w:t>crisis</w:t>
      </w:r>
      <w:r w:rsidR="00737F78">
        <w:t>”</w:t>
      </w:r>
      <w:r w:rsidR="005857AF" w:rsidRPr="00525D9D">
        <w:t xml:space="preserve"> of the humanities).</w:t>
      </w:r>
      <w:r w:rsidR="00EB3214">
        <w:t xml:space="preserve"> </w:t>
      </w:r>
      <w:r w:rsidR="007E4575">
        <w:t>For example, the topic</w:t>
      </w:r>
      <w:r w:rsidR="009E23B9">
        <w:t>s</w:t>
      </w:r>
      <w:r w:rsidR="007E4575">
        <w:t xml:space="preserve"> la</w:t>
      </w:r>
      <w:r w:rsidR="00E401FD">
        <w:t xml:space="preserve">beled </w:t>
      </w:r>
      <w:r w:rsidR="00D16DDB">
        <w:t xml:space="preserve">#23 and </w:t>
      </w:r>
      <w:r w:rsidR="00E401FD">
        <w:t xml:space="preserve">#10 in </w:t>
      </w:r>
      <w:r w:rsidR="007E4575">
        <w:t>Figure 1, whose</w:t>
      </w:r>
      <w:r w:rsidR="00E401FD">
        <w:t xml:space="preserve"> frequent words include</w:t>
      </w:r>
      <w:r w:rsidR="00D16DDB">
        <w:t>, respectively,</w:t>
      </w:r>
      <w:r w:rsidR="006D7286">
        <w:t xml:space="preserve"> </w:t>
      </w:r>
      <w:r w:rsidR="00737F78">
        <w:rPr>
          <w:i/>
        </w:rPr>
        <w:t>“</w:t>
      </w:r>
      <w:r w:rsidR="00D16DDB" w:rsidRPr="00525D9D">
        <w:rPr>
          <w:i/>
        </w:rPr>
        <w:t xml:space="preserve">government political international </w:t>
      </w:r>
      <w:proofErr w:type="spellStart"/>
      <w:r w:rsidR="00D16DDB" w:rsidRPr="00525D9D">
        <w:rPr>
          <w:i/>
        </w:rPr>
        <w:t>germany</w:t>
      </w:r>
      <w:proofErr w:type="spellEnd"/>
      <w:r w:rsidR="00D16DDB" w:rsidRPr="00525D9D">
        <w:rPr>
          <w:i/>
        </w:rPr>
        <w:t xml:space="preserve"> </w:t>
      </w:r>
      <w:proofErr w:type="spellStart"/>
      <w:r w:rsidR="00D16DDB" w:rsidRPr="00525D9D">
        <w:rPr>
          <w:i/>
        </w:rPr>
        <w:t>europe</w:t>
      </w:r>
      <w:proofErr w:type="spellEnd"/>
      <w:r w:rsidR="00D16DDB" w:rsidRPr="00525D9D">
        <w:rPr>
          <w:i/>
        </w:rPr>
        <w:t xml:space="preserve"> </w:t>
      </w:r>
      <w:proofErr w:type="spellStart"/>
      <w:r w:rsidR="00D16DDB" w:rsidRPr="00525D9D">
        <w:rPr>
          <w:i/>
        </w:rPr>
        <w:t>german</w:t>
      </w:r>
      <w:proofErr w:type="spellEnd"/>
      <w:r w:rsidR="00D16DDB" w:rsidRPr="00525D9D">
        <w:rPr>
          <w:i/>
        </w:rPr>
        <w:t xml:space="preserve"> country </w:t>
      </w:r>
      <w:proofErr w:type="spellStart"/>
      <w:r w:rsidR="00D16DDB" w:rsidRPr="00525D9D">
        <w:rPr>
          <w:i/>
        </w:rPr>
        <w:t>european</w:t>
      </w:r>
      <w:proofErr w:type="spellEnd"/>
      <w:r w:rsidR="00D16DDB" w:rsidRPr="00525D9D">
        <w:rPr>
          <w:i/>
        </w:rPr>
        <w:t xml:space="preserve"> </w:t>
      </w:r>
      <w:proofErr w:type="spellStart"/>
      <w:r w:rsidR="00D16DDB" w:rsidRPr="00525D9D">
        <w:rPr>
          <w:i/>
        </w:rPr>
        <w:t>iran</w:t>
      </w:r>
      <w:proofErr w:type="spellEnd"/>
      <w:r w:rsidR="00D16DDB" w:rsidRPr="00525D9D">
        <w:rPr>
          <w:i/>
        </w:rPr>
        <w:t xml:space="preserve"> leaders, east </w:t>
      </w:r>
      <w:proofErr w:type="spellStart"/>
      <w:r w:rsidR="00D16DDB" w:rsidRPr="00525D9D">
        <w:rPr>
          <w:i/>
        </w:rPr>
        <w:t>russia</w:t>
      </w:r>
      <w:proofErr w:type="spellEnd"/>
      <w:r w:rsidR="00D16DDB" w:rsidRPr="00525D9D">
        <w:rPr>
          <w:i/>
        </w:rPr>
        <w:t xml:space="preserve"> </w:t>
      </w:r>
      <w:proofErr w:type="spellStart"/>
      <w:r w:rsidR="00D16DDB" w:rsidRPr="00525D9D">
        <w:rPr>
          <w:i/>
        </w:rPr>
        <w:t>arab</w:t>
      </w:r>
      <w:proofErr w:type="spellEnd"/>
      <w:r w:rsidR="00D16DDB" w:rsidRPr="00525D9D">
        <w:rPr>
          <w:i/>
        </w:rPr>
        <w:t xml:space="preserve"> union</w:t>
      </w:r>
      <w:r w:rsidR="00737F78">
        <w:rPr>
          <w:i/>
        </w:rPr>
        <w:t>”</w:t>
      </w:r>
      <w:r w:rsidR="00D16DDB">
        <w:t xml:space="preserve"> and</w:t>
      </w:r>
      <w:r w:rsidR="00E401FD">
        <w:t xml:space="preserve"> </w:t>
      </w:r>
      <w:r w:rsidR="00737F78">
        <w:rPr>
          <w:i/>
        </w:rPr>
        <w:t>“</w:t>
      </w:r>
      <w:r w:rsidR="00E401FD" w:rsidRPr="00525D9D">
        <w:rPr>
          <w:i/>
        </w:rPr>
        <w:t>women law court case violence justice female legal sex state men gender rights male student constitution sexual,</w:t>
      </w:r>
      <w:r w:rsidR="00737F78">
        <w:rPr>
          <w:i/>
        </w:rPr>
        <w:t>”</w:t>
      </w:r>
      <w:r w:rsidR="00E401FD">
        <w:t xml:space="preserve"> </w:t>
      </w:r>
      <w:r w:rsidR="005D5F3D">
        <w:t xml:space="preserve">may not at first glance </w:t>
      </w:r>
      <w:r w:rsidR="00A55004">
        <w:t xml:space="preserve">seem </w:t>
      </w:r>
      <w:r w:rsidR="005D5F3D">
        <w:t xml:space="preserve">as predictably related to the humanities as other topics </w:t>
      </w:r>
      <w:r w:rsidR="00A55004">
        <w:t xml:space="preserve">filled with words on </w:t>
      </w:r>
      <w:r w:rsidR="005D5F3D">
        <w:t>education</w:t>
      </w:r>
      <w:r w:rsidR="00746C4D">
        <w:t>,</w:t>
      </w:r>
      <w:r w:rsidR="00A55004">
        <w:t xml:space="preserve"> books, theaters, </w:t>
      </w:r>
      <w:r w:rsidR="00746C4D">
        <w:t xml:space="preserve">or </w:t>
      </w:r>
      <w:r w:rsidR="00A55004">
        <w:t>museums</w:t>
      </w:r>
      <w:r w:rsidR="00B35B64">
        <w:t xml:space="preserve">. Such topics mark </w:t>
      </w:r>
      <w:r w:rsidR="007C32DC">
        <w:t>out research sweet spot</w:t>
      </w:r>
      <w:r w:rsidR="00D16DDB">
        <w:t>s</w:t>
      </w:r>
      <w:r w:rsidR="007C32DC">
        <w:t xml:space="preserve"> where the topic model might send human interpreters back to </w:t>
      </w:r>
      <w:r w:rsidR="00196B67">
        <w:t xml:space="preserve">access and read </w:t>
      </w:r>
      <w:r w:rsidR="00B35B64">
        <w:t>some of the o</w:t>
      </w:r>
      <w:r w:rsidR="007C32DC">
        <w:t xml:space="preserve">riginal articles </w:t>
      </w:r>
      <w:r w:rsidR="003A4570">
        <w:rPr>
          <w:noProof/>
        </w:rPr>
        <w:drawing>
          <wp:anchor distT="0" distB="0" distL="114300" distR="114300" simplePos="0" relativeHeight="251696128" behindDoc="0" locked="0" layoutInCell="1" allowOverlap="1" wp14:anchorId="013FC01D" wp14:editId="4E65F943">
            <wp:simplePos x="0" y="0"/>
            <wp:positionH relativeFrom="column">
              <wp:align>center</wp:align>
            </wp:positionH>
            <wp:positionV relativeFrom="paragraph">
              <wp:posOffset>1917700</wp:posOffset>
            </wp:positionV>
            <wp:extent cx="5431536" cy="4233672"/>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31536" cy="4233672"/>
                    </a:xfrm>
                    <a:prstGeom prst="rect">
                      <a:avLst/>
                    </a:prstGeom>
                  </pic:spPr>
                </pic:pic>
              </a:graphicData>
            </a:graphic>
            <wp14:sizeRelH relativeFrom="page">
              <wp14:pctWidth>0</wp14:pctWidth>
            </wp14:sizeRelH>
            <wp14:sizeRelV relativeFrom="page">
              <wp14:pctHeight>0</wp14:pctHeight>
            </wp14:sizeRelV>
          </wp:anchor>
        </w:drawing>
      </w:r>
      <w:r w:rsidR="000F5A64">
        <w:t>contributing to that topic</w:t>
      </w:r>
      <w:r w:rsidR="007C32DC">
        <w:t>.</w:t>
      </w:r>
      <w:r w:rsidR="004627B2">
        <w:rPr>
          <w:rStyle w:val="FootnoteReference"/>
        </w:rPr>
        <w:footnoteReference w:id="11"/>
      </w:r>
    </w:p>
    <w:p w14:paraId="0BF29A8C" w14:textId="4667B028" w:rsidR="003A4570" w:rsidRDefault="003A4570" w:rsidP="00525D9D">
      <w:pPr>
        <w:spacing w:before="120"/>
      </w:pPr>
    </w:p>
    <w:p w14:paraId="1B1914DC" w14:textId="5DE099B8" w:rsidR="00364DDD" w:rsidRDefault="00EE1CA4" w:rsidP="00525D9D">
      <w:pPr>
        <w:spacing w:before="120" w:after="120"/>
      </w:pPr>
      <w:r>
        <w:rPr>
          <w:noProof/>
        </w:rPr>
        <w:lastRenderedPageBreak/>
        <w:drawing>
          <wp:anchor distT="91440" distB="182880" distL="114300" distR="114300" simplePos="0" relativeHeight="251695104" behindDoc="0" locked="0" layoutInCell="1" allowOverlap="1" wp14:anchorId="28C34983" wp14:editId="5078B2A1">
            <wp:simplePos x="0" y="0"/>
            <wp:positionH relativeFrom="column">
              <wp:posOffset>544830</wp:posOffset>
            </wp:positionH>
            <wp:positionV relativeFrom="paragraph">
              <wp:posOffset>2404110</wp:posOffset>
            </wp:positionV>
            <wp:extent cx="4749800" cy="432244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49800" cy="4322445"/>
                    </a:xfrm>
                    <a:prstGeom prst="rect">
                      <a:avLst/>
                    </a:prstGeom>
                  </pic:spPr>
                </pic:pic>
              </a:graphicData>
            </a:graphic>
            <wp14:sizeRelH relativeFrom="page">
              <wp14:pctWidth>0</wp14:pctWidth>
            </wp14:sizeRelH>
            <wp14:sizeRelV relativeFrom="page">
              <wp14:pctHeight>0</wp14:pctHeight>
            </wp14:sizeRelV>
          </wp:anchor>
        </w:drawing>
      </w:r>
      <w:r w:rsidR="00364DDD">
        <w:t xml:space="preserve">WE1S interprets topic models by following an interpretation protocol (a </w:t>
      </w:r>
      <w:r w:rsidR="00C32C75">
        <w:t xml:space="preserve">repeatable </w:t>
      </w:r>
      <w:r w:rsidR="00364DDD">
        <w:t xml:space="preserve">sequence of human reading/interpreting activities syncopated with iterative machine-learning steps) that is currently under evolution. The idea is that </w:t>
      </w:r>
      <w:r w:rsidR="007658E5">
        <w:t xml:space="preserve">the </w:t>
      </w:r>
      <w:r w:rsidR="00364DDD">
        <w:t xml:space="preserve">interpretation of machine learning results should follow a declarable set of procedures and steps that allow others to understand (and iterate or improve) how </w:t>
      </w:r>
      <w:r w:rsidR="00DD20AE">
        <w:t xml:space="preserve">a </w:t>
      </w:r>
      <w:r w:rsidR="00364DDD">
        <w:t>project make</w:t>
      </w:r>
      <w:r w:rsidR="00DD20AE">
        <w:t>s</w:t>
      </w:r>
      <w:r w:rsidR="00364DDD">
        <w:t xml:space="preserve"> observations and draw</w:t>
      </w:r>
      <w:r w:rsidR="00DD20AE">
        <w:t>s</w:t>
      </w:r>
      <w:r w:rsidR="00364DDD">
        <w:t xml:space="preserve"> conclusions from topic models. Facilitating the </w:t>
      </w:r>
      <w:r w:rsidR="00DD20AE">
        <w:t xml:space="preserve">interpretive exploration </w:t>
      </w:r>
      <w:r w:rsidR="00364DDD">
        <w:t>of topic models is WE1S</w:t>
      </w:r>
      <w:r w:rsidR="00737F78">
        <w:t>’</w:t>
      </w:r>
      <w:r w:rsidR="00364DDD">
        <w:t xml:space="preserve">s use of the </w:t>
      </w:r>
      <w:proofErr w:type="spellStart"/>
      <w:r w:rsidR="00364DDD">
        <w:t>dfr</w:t>
      </w:r>
      <w:proofErr w:type="spellEnd"/>
      <w:r w:rsidR="00364DDD">
        <w:t xml:space="preserve">-browser topic-model visualization interface developed by Andrew Goldstone, </w:t>
      </w:r>
      <w:r w:rsidR="00364DDD" w:rsidRPr="003E1582">
        <w:t xml:space="preserve">which </w:t>
      </w:r>
      <w:r w:rsidR="005C0177">
        <w:t xml:space="preserve">was chosen </w:t>
      </w:r>
      <w:r w:rsidR="00364DDD" w:rsidRPr="003E1582">
        <w:t>as optimal after</w:t>
      </w:r>
      <w:r w:rsidR="00207E60">
        <w:t xml:space="preserve"> WE1S</w:t>
      </w:r>
      <w:r w:rsidR="00364DDD" w:rsidRPr="003E1582">
        <w:t xml:space="preserve"> </w:t>
      </w:r>
      <w:r w:rsidR="00364DDD">
        <w:t>conduct</w:t>
      </w:r>
      <w:r w:rsidR="00207E60">
        <w:t>ed</w:t>
      </w:r>
      <w:r w:rsidR="00364DDD">
        <w:t xml:space="preserve"> </w:t>
      </w:r>
      <w:r w:rsidR="00364DDD" w:rsidRPr="003E1582">
        <w:t>a comparative study of 14 topic-model interfaces.</w:t>
      </w:r>
      <w:r w:rsidR="00364DDD">
        <w:rPr>
          <w:rStyle w:val="FootnoteReference"/>
        </w:rPr>
        <w:footnoteReference w:id="12"/>
      </w:r>
      <w:r w:rsidR="00364DDD">
        <w:t xml:space="preserve"> </w:t>
      </w:r>
      <w:r w:rsidR="0095156E">
        <w:t xml:space="preserve">By comparison with spreadsheet or other tabular, static representations of topic models </w:t>
      </w:r>
      <w:r w:rsidR="00A6666A">
        <w:t>(</w:t>
      </w:r>
      <w:r w:rsidR="0095156E">
        <w:t>of the sort seen in Figure 1</w:t>
      </w:r>
      <w:r w:rsidR="00A6666A">
        <w:t>)</w:t>
      </w:r>
      <w:r w:rsidR="0095156E">
        <w:t xml:space="preserve">, </w:t>
      </w:r>
      <w:proofErr w:type="spellStart"/>
      <w:r w:rsidR="003A0D12">
        <w:t>d</w:t>
      </w:r>
      <w:r w:rsidR="00364DDD">
        <w:t>fr</w:t>
      </w:r>
      <w:proofErr w:type="spellEnd"/>
      <w:r w:rsidR="00364DDD">
        <w:t xml:space="preserve">-browser </w:t>
      </w:r>
      <w:r w:rsidR="00C60257">
        <w:t xml:space="preserve">(as seen in Figure 2) </w:t>
      </w:r>
      <w:r w:rsidR="00364DDD">
        <w:t xml:space="preserve">is a </w:t>
      </w:r>
      <w:r w:rsidR="006B2011">
        <w:t>relatively</w:t>
      </w:r>
      <w:r w:rsidR="00364DDD">
        <w:t xml:space="preserve"> intuitive and dynamic interface for observing a topic model through different perspectives, including views of the overall </w:t>
      </w:r>
      <w:r w:rsidR="00A6666A">
        <w:t>set</w:t>
      </w:r>
      <w:r w:rsidR="00364DDD">
        <w:t xml:space="preserve"> of topics, ranked frequent words in topics, ranked articles associated with a topic, and </w:t>
      </w:r>
      <w:r w:rsidR="00A6666A">
        <w:t xml:space="preserve">the </w:t>
      </w:r>
      <w:r w:rsidR="00364DDD">
        <w:t xml:space="preserve">changing </w:t>
      </w:r>
      <w:r w:rsidR="00A6666A">
        <w:t>importance</w:t>
      </w:r>
      <w:r w:rsidR="00364DDD">
        <w:t xml:space="preserve"> of a topic </w:t>
      </w:r>
      <w:r w:rsidR="00A6666A">
        <w:t xml:space="preserve">in the total document set </w:t>
      </w:r>
      <w:r w:rsidR="00364DDD">
        <w:t>over time.</w:t>
      </w:r>
      <w:del w:id="52" w:author="Scott Kleinman" w:date="2017-10-02T09:10:00Z">
        <w:r w:rsidR="00406657" w:rsidRPr="00406657" w:rsidDel="003A4570">
          <w:rPr>
            <w:noProof/>
          </w:rPr>
          <w:delText xml:space="preserve"> </w:delText>
        </w:r>
      </w:del>
    </w:p>
    <w:p w14:paraId="2B46731D" w14:textId="2ADA1252" w:rsidR="00E8348A" w:rsidRDefault="00C51F8F" w:rsidP="00525D9D">
      <w:pPr>
        <w:spacing w:before="120" w:after="120"/>
      </w:pPr>
      <w:r>
        <w:lastRenderedPageBreak/>
        <w:t xml:space="preserve">In addition, WE1S </w:t>
      </w:r>
      <w:r w:rsidR="00CA3128">
        <w:t>will</w:t>
      </w:r>
      <w:r>
        <w:t xml:space="preserve"> e</w:t>
      </w:r>
      <w:r w:rsidR="00497CFC">
        <w:t>xplor</w:t>
      </w:r>
      <w:r w:rsidR="00CA3128">
        <w:t>e</w:t>
      </w:r>
      <w:r w:rsidR="00497CFC">
        <w:t xml:space="preserve"> </w:t>
      </w:r>
      <w:r w:rsidR="00737F78">
        <w:t>“</w:t>
      </w:r>
      <w:r w:rsidR="00497CFC">
        <w:t>word embedding</w:t>
      </w:r>
      <w:r w:rsidR="00737F78">
        <w:t>”</w:t>
      </w:r>
      <w:r w:rsidR="00497CFC">
        <w:t xml:space="preserve"> (word2</w:t>
      </w:r>
      <w:r>
        <w:t>vec</w:t>
      </w:r>
      <w:r w:rsidR="00E8348A">
        <w:t xml:space="preserve">) and </w:t>
      </w:r>
      <w:r w:rsidR="00DF00A6">
        <w:t>text</w:t>
      </w:r>
      <w:r w:rsidR="00CA3128">
        <w:t>-</w:t>
      </w:r>
      <w:r w:rsidR="00E8348A">
        <w:t xml:space="preserve">classification </w:t>
      </w:r>
      <w:r w:rsidR="00497CFC">
        <w:t>analytical methods</w:t>
      </w:r>
      <w:r>
        <w:t xml:space="preserve"> </w:t>
      </w:r>
      <w:r w:rsidR="00CA3128">
        <w:t xml:space="preserve">that have the potential to use </w:t>
      </w:r>
      <w:r w:rsidR="00EB324A">
        <w:t>the project</w:t>
      </w:r>
      <w:r w:rsidR="00737F78">
        <w:t>’</w:t>
      </w:r>
      <w:r w:rsidR="00EB324A">
        <w:t xml:space="preserve">s collected </w:t>
      </w:r>
      <w:r w:rsidR="00497CFC">
        <w:t xml:space="preserve">data </w:t>
      </w:r>
      <w:r w:rsidR="00CA3128">
        <w:t>in way</w:t>
      </w:r>
      <w:r w:rsidR="001877AB">
        <w:t>s that augment</w:t>
      </w:r>
      <w:r w:rsidR="00CA3128">
        <w:t xml:space="preserve"> topic modeling</w:t>
      </w:r>
      <w:r w:rsidR="00A03BB8">
        <w:t>.</w:t>
      </w:r>
    </w:p>
    <w:p w14:paraId="45318B42" w14:textId="720FC4ED" w:rsidR="005E410B" w:rsidRDefault="0039093F" w:rsidP="00525D9D">
      <w:pPr>
        <w:pStyle w:val="Heading3"/>
        <w:spacing w:before="240"/>
      </w:pPr>
      <w:bookmarkStart w:id="53" w:name="_Toc494665701"/>
      <w:r>
        <w:t>f</w:t>
      </w:r>
      <w:r w:rsidR="005E410B">
        <w:t xml:space="preserve">. Technical </w:t>
      </w:r>
      <w:r w:rsidR="00290C02">
        <w:t>Methods</w:t>
      </w:r>
      <w:bookmarkEnd w:id="53"/>
    </w:p>
    <w:p w14:paraId="18B82CB5" w14:textId="3C57A092" w:rsidR="005E410B" w:rsidRDefault="005E410B" w:rsidP="005E410B">
      <w:pPr>
        <w:spacing w:before="120"/>
      </w:pPr>
      <w:r>
        <w:t xml:space="preserve">WE1S has developed a </w:t>
      </w:r>
      <w:r w:rsidR="00B859BB">
        <w:t xml:space="preserve">technical </w:t>
      </w:r>
      <w:r>
        <w:t xml:space="preserve">environment that implements </w:t>
      </w:r>
      <w:r w:rsidR="007F131B">
        <w:t>its</w:t>
      </w:r>
      <w:r w:rsidR="00D74AA1">
        <w:t xml:space="preserve"> research </w:t>
      </w:r>
      <w:r w:rsidR="0007177A">
        <w:t xml:space="preserve">through </w:t>
      </w:r>
      <w:r w:rsidR="00020BD9">
        <w:t>methods for (1)</w:t>
      </w:r>
      <w:r>
        <w:t xml:space="preserve"> corp</w:t>
      </w:r>
      <w:r w:rsidR="00020BD9">
        <w:t>us assembly and preparation; (2</w:t>
      </w:r>
      <w:r>
        <w:t xml:space="preserve">) data provenance and workflow management; </w:t>
      </w:r>
      <w:r w:rsidR="0007177A">
        <w:t xml:space="preserve">and </w:t>
      </w:r>
      <w:r w:rsidR="00020BD9">
        <w:t>(3</w:t>
      </w:r>
      <w:r>
        <w:t xml:space="preserve">) </w:t>
      </w:r>
      <w:r w:rsidR="00184D0A">
        <w:t xml:space="preserve">the </w:t>
      </w:r>
      <w:r>
        <w:t>integrated, containerized operation of workflows (including topic modeling and visualization of results)</w:t>
      </w:r>
      <w:r w:rsidR="0007177A">
        <w:t xml:space="preserve">. It is also developing </w:t>
      </w:r>
      <w:r w:rsidR="00020BD9">
        <w:t>(4</w:t>
      </w:r>
      <w:r>
        <w:t xml:space="preserve">) </w:t>
      </w:r>
      <w:r w:rsidR="0007177A">
        <w:t>a protocol</w:t>
      </w:r>
      <w:r w:rsidR="00117790">
        <w:t xml:space="preserve"> </w:t>
      </w:r>
      <w:r>
        <w:t>for</w:t>
      </w:r>
      <w:r w:rsidR="0017057C">
        <w:t xml:space="preserve"> interpreting</w:t>
      </w:r>
      <w:r>
        <w:t xml:space="preserve"> topic models </w:t>
      </w:r>
      <w:r w:rsidR="0007177A">
        <w:t>that lays out in declared form the iterative steps of interaction between human interpreters and machine-learning results.</w:t>
      </w:r>
      <w:r>
        <w:t xml:space="preserve"> </w:t>
      </w:r>
      <w:r w:rsidR="00CC7497">
        <w:t>While particular features of this</w:t>
      </w:r>
      <w:r>
        <w:t xml:space="preserve"> </w:t>
      </w:r>
      <w:r w:rsidR="00CC7497">
        <w:t>technical</w:t>
      </w:r>
      <w:r>
        <w:t xml:space="preserve"> environment are </w:t>
      </w:r>
      <w:r w:rsidR="00CC7497">
        <w:t xml:space="preserve">specifically </w:t>
      </w:r>
      <w:r>
        <w:t xml:space="preserve">customized for WE1S, the overall </w:t>
      </w:r>
      <w:r w:rsidR="00CC7497">
        <w:t>paradigm</w:t>
      </w:r>
      <w:r>
        <w:t xml:space="preserve"> is generalizable to many other digital humanities projects and can be implemented either </w:t>
      </w:r>
      <w:r w:rsidR="00737F78">
        <w:t>“</w:t>
      </w:r>
      <w:r>
        <w:t>as is</w:t>
      </w:r>
      <w:r w:rsidR="00737F78">
        <w:t>”</w:t>
      </w:r>
      <w:r>
        <w:t xml:space="preserve"> </w:t>
      </w:r>
      <w:r w:rsidR="00DE4A74">
        <w:t>through WE1S</w:t>
      </w:r>
      <w:r w:rsidR="00737F78">
        <w:t>’</w:t>
      </w:r>
      <w:r w:rsidR="00DE4A74">
        <w:t xml:space="preserve">s open-source methods and tools </w:t>
      </w:r>
      <w:r>
        <w:t xml:space="preserve">or by adapting </w:t>
      </w:r>
      <w:r w:rsidR="00DE4A74">
        <w:t>th</w:t>
      </w:r>
      <w:r w:rsidR="00E93DD6">
        <w:t>ese</w:t>
      </w:r>
      <w:r w:rsidR="00333BD2">
        <w:t>.</w:t>
      </w:r>
    </w:p>
    <w:p w14:paraId="6C97EB66" w14:textId="2C6AE60F" w:rsidR="005E410B" w:rsidRDefault="005E410B" w:rsidP="005E410B">
      <w:pPr>
        <w:spacing w:before="120"/>
      </w:pPr>
      <w:r>
        <w:t xml:space="preserve">In detail, the elements of the WE1S </w:t>
      </w:r>
      <w:r w:rsidR="00C829D2">
        <w:t>technical</w:t>
      </w:r>
      <w:r>
        <w:t xml:space="preserve"> environment in its </w:t>
      </w:r>
      <w:r w:rsidR="00C829D2">
        <w:t>beta</w:t>
      </w:r>
      <w:r>
        <w:t xml:space="preserve"> form are as follows:</w:t>
      </w:r>
    </w:p>
    <w:p w14:paraId="1B2EAB7B" w14:textId="77777777" w:rsidR="005E410B" w:rsidRDefault="005E410B" w:rsidP="005E410B">
      <w:pPr>
        <w:pStyle w:val="Heading4"/>
        <w:ind w:left="360"/>
      </w:pPr>
      <w:r>
        <w:t>1</w:t>
      </w:r>
      <w:r w:rsidRPr="00160108">
        <w:t>. Corpus Assembly and Preparation</w:t>
      </w:r>
      <w:r>
        <w:t xml:space="preserve"> System</w:t>
      </w:r>
    </w:p>
    <w:p w14:paraId="024E6165" w14:textId="125D0401" w:rsidR="005E410B" w:rsidRPr="0042290E" w:rsidRDefault="005E410B" w:rsidP="00525D9D">
      <w:pPr>
        <w:spacing w:before="120" w:after="120"/>
        <w:ind w:left="360"/>
        <w:rPr>
          <w:color w:val="auto"/>
          <w:highlight w:val="white"/>
        </w:rPr>
      </w:pPr>
      <w:r w:rsidRPr="0042290E">
        <w:rPr>
          <w:color w:val="auto"/>
          <w:highlight w:val="white"/>
        </w:rPr>
        <w:t xml:space="preserve">WE1S collects as </w:t>
      </w:r>
      <w:r w:rsidR="00737F78">
        <w:rPr>
          <w:color w:val="auto"/>
          <w:highlight w:val="white"/>
        </w:rPr>
        <w:t>“</w:t>
      </w:r>
      <w:r w:rsidRPr="0042290E">
        <w:rPr>
          <w:color w:val="auto"/>
          <w:highlight w:val="white"/>
        </w:rPr>
        <w:t>plain text</w:t>
      </w:r>
      <w:r w:rsidR="00737F78">
        <w:rPr>
          <w:color w:val="auto"/>
          <w:highlight w:val="white"/>
        </w:rPr>
        <w:t>”</w:t>
      </w:r>
      <w:r w:rsidRPr="0042290E">
        <w:rPr>
          <w:color w:val="auto"/>
          <w:highlight w:val="white"/>
        </w:rPr>
        <w:t xml:space="preserve"> (the most tractable format for computational analysis) </w:t>
      </w:r>
      <w:r w:rsidR="00F068B8">
        <w:rPr>
          <w:color w:val="auto"/>
          <w:highlight w:val="white"/>
        </w:rPr>
        <w:t xml:space="preserve">the </w:t>
      </w:r>
      <w:r w:rsidRPr="0042290E">
        <w:rPr>
          <w:color w:val="auto"/>
          <w:highlight w:val="white"/>
        </w:rPr>
        <w:t xml:space="preserve">materials from </w:t>
      </w:r>
      <w:r w:rsidR="00215376">
        <w:rPr>
          <w:color w:val="auto"/>
          <w:highlight w:val="white"/>
        </w:rPr>
        <w:t xml:space="preserve">its </w:t>
      </w:r>
      <w:r w:rsidRPr="0042290E">
        <w:rPr>
          <w:color w:val="auto"/>
          <w:highlight w:val="white"/>
        </w:rPr>
        <w:t xml:space="preserve">journalistic sources </w:t>
      </w:r>
      <w:r w:rsidR="00904839">
        <w:rPr>
          <w:color w:val="auto"/>
          <w:highlight w:val="white"/>
        </w:rPr>
        <w:t>via</w:t>
      </w:r>
      <w:r w:rsidRPr="0042290E">
        <w:rPr>
          <w:color w:val="auto"/>
          <w:highlight w:val="white"/>
        </w:rPr>
        <w:t xml:space="preserve"> databases </w:t>
      </w:r>
      <w:r w:rsidR="00904839">
        <w:rPr>
          <w:color w:val="auto"/>
          <w:highlight w:val="white"/>
        </w:rPr>
        <w:t>or directly through the APIs of source publications</w:t>
      </w:r>
      <w:r w:rsidR="00C924AA">
        <w:rPr>
          <w:color w:val="auto"/>
          <w:highlight w:val="white"/>
        </w:rPr>
        <w:t xml:space="preserve">. </w:t>
      </w:r>
      <w:r w:rsidR="00D34B91">
        <w:rPr>
          <w:color w:val="auto"/>
          <w:highlight w:val="white"/>
        </w:rPr>
        <w:t>I</w:t>
      </w:r>
      <w:r w:rsidR="00312289">
        <w:rPr>
          <w:color w:val="auto"/>
          <w:highlight w:val="white"/>
        </w:rPr>
        <w:t>n the case of databases, i</w:t>
      </w:r>
      <w:r w:rsidR="00D34B91">
        <w:rPr>
          <w:color w:val="auto"/>
          <w:highlight w:val="white"/>
        </w:rPr>
        <w:t xml:space="preserve">t does so by </w:t>
      </w:r>
      <w:r w:rsidR="006C73E6">
        <w:rPr>
          <w:color w:val="auto"/>
          <w:highlight w:val="white"/>
        </w:rPr>
        <w:t xml:space="preserve">first </w:t>
      </w:r>
      <w:r w:rsidR="00D34B91">
        <w:rPr>
          <w:color w:val="auto"/>
          <w:highlight w:val="white"/>
        </w:rPr>
        <w:t xml:space="preserve">using </w:t>
      </w:r>
      <w:r w:rsidR="00C924AA">
        <w:rPr>
          <w:color w:val="auto"/>
          <w:highlight w:val="white"/>
        </w:rPr>
        <w:t>m</w:t>
      </w:r>
      <w:r w:rsidRPr="0042290E">
        <w:rPr>
          <w:color w:val="auto"/>
          <w:highlight w:val="white"/>
        </w:rPr>
        <w:t>anual</w:t>
      </w:r>
      <w:r w:rsidR="00DD6563">
        <w:rPr>
          <w:color w:val="auto"/>
          <w:highlight w:val="white"/>
        </w:rPr>
        <w:t xml:space="preserve"> means for searching and downloading (as di</w:t>
      </w:r>
      <w:r w:rsidR="00C924AA">
        <w:rPr>
          <w:color w:val="auto"/>
          <w:highlight w:val="white"/>
        </w:rPr>
        <w:t>ctated by licensing conditions)</w:t>
      </w:r>
      <w:r w:rsidR="00D34B91">
        <w:rPr>
          <w:color w:val="auto"/>
          <w:highlight w:val="white"/>
        </w:rPr>
        <w:t xml:space="preserve">, and </w:t>
      </w:r>
      <w:r w:rsidR="006C73E6">
        <w:rPr>
          <w:color w:val="auto"/>
          <w:highlight w:val="white"/>
        </w:rPr>
        <w:t>secondly</w:t>
      </w:r>
      <w:r w:rsidR="00D34B91">
        <w:rPr>
          <w:color w:val="auto"/>
          <w:highlight w:val="white"/>
        </w:rPr>
        <w:t xml:space="preserve"> </w:t>
      </w:r>
      <w:r w:rsidR="006C73E6">
        <w:rPr>
          <w:color w:val="auto"/>
          <w:highlight w:val="white"/>
        </w:rPr>
        <w:t xml:space="preserve">using </w:t>
      </w:r>
      <w:r w:rsidRPr="0042290E">
        <w:rPr>
          <w:color w:val="auto"/>
          <w:highlight w:val="white"/>
        </w:rPr>
        <w:t>automated means</w:t>
      </w:r>
      <w:r w:rsidR="00DD6563">
        <w:rPr>
          <w:color w:val="auto"/>
          <w:highlight w:val="white"/>
        </w:rPr>
        <w:t xml:space="preserve"> for </w:t>
      </w:r>
      <w:r w:rsidR="00737F78">
        <w:rPr>
          <w:color w:val="auto"/>
          <w:highlight w:val="white"/>
        </w:rPr>
        <w:t>“</w:t>
      </w:r>
      <w:r w:rsidR="00DD6563">
        <w:rPr>
          <w:color w:val="auto"/>
          <w:highlight w:val="white"/>
        </w:rPr>
        <w:t>scraping</w:t>
      </w:r>
      <w:r w:rsidR="00737F78">
        <w:rPr>
          <w:color w:val="auto"/>
          <w:highlight w:val="white"/>
        </w:rPr>
        <w:t>”</w:t>
      </w:r>
      <w:r w:rsidR="00C924AA">
        <w:rPr>
          <w:color w:val="auto"/>
          <w:highlight w:val="white"/>
        </w:rPr>
        <w:t xml:space="preserve"> </w:t>
      </w:r>
      <w:r w:rsidR="00D34B91">
        <w:rPr>
          <w:color w:val="auto"/>
          <w:highlight w:val="white"/>
        </w:rPr>
        <w:t>(</w:t>
      </w:r>
      <w:r w:rsidR="00C924AA">
        <w:rPr>
          <w:color w:val="auto"/>
          <w:highlight w:val="white"/>
        </w:rPr>
        <w:t>as plain text</w:t>
      </w:r>
      <w:r w:rsidR="00D34B91">
        <w:rPr>
          <w:color w:val="auto"/>
          <w:highlight w:val="white"/>
        </w:rPr>
        <w:t>)</w:t>
      </w:r>
      <w:r w:rsidR="00DD6563">
        <w:rPr>
          <w:color w:val="auto"/>
          <w:highlight w:val="white"/>
        </w:rPr>
        <w:t xml:space="preserve">, cleaning, and other pre-processing of </w:t>
      </w:r>
      <w:r w:rsidR="0088701C">
        <w:rPr>
          <w:color w:val="auto"/>
          <w:highlight w:val="white"/>
        </w:rPr>
        <w:t xml:space="preserve">downloaded </w:t>
      </w:r>
      <w:r w:rsidR="00293D0B">
        <w:rPr>
          <w:color w:val="auto"/>
          <w:highlight w:val="white"/>
        </w:rPr>
        <w:t>documents</w:t>
      </w:r>
      <w:r w:rsidR="00DC1BBF">
        <w:rPr>
          <w:color w:val="auto"/>
          <w:highlight w:val="white"/>
        </w:rPr>
        <w:t xml:space="preserve"> into </w:t>
      </w:r>
      <w:r w:rsidR="00737F78">
        <w:rPr>
          <w:color w:val="auto"/>
          <w:highlight w:val="white"/>
        </w:rPr>
        <w:t>“</w:t>
      </w:r>
      <w:r w:rsidR="00DC1BBF">
        <w:rPr>
          <w:color w:val="auto"/>
          <w:highlight w:val="white"/>
        </w:rPr>
        <w:t>bags-of-words</w:t>
      </w:r>
      <w:r w:rsidR="00737F78">
        <w:rPr>
          <w:color w:val="auto"/>
          <w:highlight w:val="white"/>
        </w:rPr>
        <w:t>”</w:t>
      </w:r>
      <w:r w:rsidR="00DC1BBF">
        <w:rPr>
          <w:color w:val="auto"/>
          <w:highlight w:val="white"/>
        </w:rPr>
        <w:t xml:space="preserve"> </w:t>
      </w:r>
      <w:r w:rsidR="0099094B">
        <w:rPr>
          <w:color w:val="auto"/>
          <w:highlight w:val="white"/>
        </w:rPr>
        <w:t>analytical data</w:t>
      </w:r>
      <w:r w:rsidR="005F7511">
        <w:rPr>
          <w:color w:val="auto"/>
          <w:highlight w:val="white"/>
        </w:rPr>
        <w:t>.</w:t>
      </w:r>
      <w:r w:rsidR="00DC1BBF">
        <w:rPr>
          <w:color w:val="auto"/>
          <w:highlight w:val="white"/>
        </w:rPr>
        <w:t xml:space="preserve"> The cleaning, pre-processing, and conversion of </w:t>
      </w:r>
      <w:r w:rsidR="002316F2">
        <w:rPr>
          <w:color w:val="auto"/>
          <w:highlight w:val="white"/>
        </w:rPr>
        <w:t xml:space="preserve">plain </w:t>
      </w:r>
      <w:r w:rsidR="00DC1BBF">
        <w:rPr>
          <w:color w:val="auto"/>
          <w:highlight w:val="white"/>
        </w:rPr>
        <w:t xml:space="preserve">texts into </w:t>
      </w:r>
      <w:r w:rsidR="00737F78">
        <w:rPr>
          <w:color w:val="auto"/>
          <w:highlight w:val="white"/>
        </w:rPr>
        <w:t>“</w:t>
      </w:r>
      <w:r w:rsidR="00DC1BBF">
        <w:rPr>
          <w:color w:val="auto"/>
          <w:highlight w:val="white"/>
        </w:rPr>
        <w:t>bags of words</w:t>
      </w:r>
      <w:r w:rsidR="00737F78">
        <w:rPr>
          <w:color w:val="auto"/>
          <w:highlight w:val="white"/>
        </w:rPr>
        <w:t>”</w:t>
      </w:r>
      <w:r w:rsidR="00DC1BBF">
        <w:rPr>
          <w:color w:val="auto"/>
          <w:highlight w:val="white"/>
        </w:rPr>
        <w:t xml:space="preserve"> occurs in the project</w:t>
      </w:r>
      <w:r w:rsidR="00737F78">
        <w:rPr>
          <w:color w:val="auto"/>
          <w:highlight w:val="white"/>
        </w:rPr>
        <w:t>’</w:t>
      </w:r>
      <w:r w:rsidR="00DC1BBF">
        <w:rPr>
          <w:color w:val="auto"/>
          <w:highlight w:val="white"/>
        </w:rPr>
        <w:t xml:space="preserve">s Virtual Workspace System </w:t>
      </w:r>
      <w:r w:rsidR="00EB65CE">
        <w:rPr>
          <w:color w:val="auto"/>
          <w:highlight w:val="white"/>
        </w:rPr>
        <w:t>and in a secure annex of that system</w:t>
      </w:r>
      <w:r w:rsidR="00B57285">
        <w:rPr>
          <w:color w:val="auto"/>
          <w:highlight w:val="white"/>
        </w:rPr>
        <w:t xml:space="preserve">, which then also mounts </w:t>
      </w:r>
      <w:r w:rsidR="00E9467C">
        <w:rPr>
          <w:color w:val="auto"/>
          <w:highlight w:val="white"/>
        </w:rPr>
        <w:t xml:space="preserve">all or </w:t>
      </w:r>
      <w:r w:rsidR="00B57285">
        <w:rPr>
          <w:color w:val="auto"/>
          <w:highlight w:val="white"/>
        </w:rPr>
        <w:t>various parts of the WE1S dataset for topic modeling (</w:t>
      </w:r>
      <w:r w:rsidR="00584C82">
        <w:rPr>
          <w:color w:val="auto"/>
          <w:highlight w:val="white"/>
        </w:rPr>
        <w:t xml:space="preserve">and </w:t>
      </w:r>
      <w:r w:rsidR="00A93776">
        <w:rPr>
          <w:color w:val="auto"/>
          <w:highlight w:val="white"/>
        </w:rPr>
        <w:t xml:space="preserve">also </w:t>
      </w:r>
      <w:r w:rsidR="00584C82">
        <w:rPr>
          <w:color w:val="auto"/>
          <w:highlight w:val="white"/>
        </w:rPr>
        <w:t>de-du</w:t>
      </w:r>
      <w:r w:rsidR="00B57285">
        <w:rPr>
          <w:color w:val="auto"/>
          <w:highlight w:val="white"/>
        </w:rPr>
        <w:t xml:space="preserve">plicates material such as data from articles </w:t>
      </w:r>
      <w:r w:rsidR="00A93776">
        <w:rPr>
          <w:color w:val="auto"/>
          <w:highlight w:val="white"/>
        </w:rPr>
        <w:t xml:space="preserve">collected twice because they </w:t>
      </w:r>
      <w:r w:rsidR="00B57285">
        <w:rPr>
          <w:color w:val="auto"/>
          <w:highlight w:val="white"/>
        </w:rPr>
        <w:t xml:space="preserve">contain both </w:t>
      </w:r>
      <w:r w:rsidR="00737F78">
        <w:rPr>
          <w:color w:val="auto"/>
          <w:highlight w:val="white"/>
        </w:rPr>
        <w:t>“</w:t>
      </w:r>
      <w:r w:rsidR="00B57285">
        <w:rPr>
          <w:color w:val="auto"/>
          <w:highlight w:val="white"/>
        </w:rPr>
        <w:t>humanities</w:t>
      </w:r>
      <w:r w:rsidR="00737F78">
        <w:rPr>
          <w:color w:val="auto"/>
          <w:highlight w:val="white"/>
        </w:rPr>
        <w:t>”</w:t>
      </w:r>
      <w:r w:rsidR="00B57285">
        <w:rPr>
          <w:color w:val="auto"/>
          <w:highlight w:val="white"/>
        </w:rPr>
        <w:t xml:space="preserve"> and </w:t>
      </w:r>
      <w:r w:rsidR="00737F78">
        <w:rPr>
          <w:color w:val="auto"/>
          <w:highlight w:val="white"/>
        </w:rPr>
        <w:t>“</w:t>
      </w:r>
      <w:r w:rsidR="00B57285">
        <w:rPr>
          <w:color w:val="auto"/>
          <w:highlight w:val="white"/>
        </w:rPr>
        <w:t>liberal arts</w:t>
      </w:r>
      <w:r w:rsidR="00A93776">
        <w:rPr>
          <w:color w:val="auto"/>
          <w:highlight w:val="white"/>
        </w:rPr>
        <w:t>,</w:t>
      </w:r>
      <w:r w:rsidR="00737F78">
        <w:rPr>
          <w:color w:val="auto"/>
          <w:highlight w:val="white"/>
        </w:rPr>
        <w:t>”</w:t>
      </w:r>
      <w:r w:rsidR="00A93776">
        <w:rPr>
          <w:color w:val="auto"/>
          <w:highlight w:val="white"/>
        </w:rPr>
        <w:t xml:space="preserve"> which WE1S searches on separately</w:t>
      </w:r>
      <w:r w:rsidR="00B57285">
        <w:rPr>
          <w:color w:val="auto"/>
          <w:highlight w:val="white"/>
        </w:rPr>
        <w:t>)</w:t>
      </w:r>
      <w:r w:rsidR="00DC1BBF">
        <w:rPr>
          <w:color w:val="auto"/>
          <w:highlight w:val="white"/>
        </w:rPr>
        <w:t>.</w:t>
      </w:r>
    </w:p>
    <w:p w14:paraId="13FB07EE" w14:textId="1CE7A260" w:rsidR="005E410B" w:rsidRDefault="005E410B" w:rsidP="005E410B">
      <w:pPr>
        <w:pStyle w:val="Heading4"/>
        <w:ind w:left="360"/>
      </w:pPr>
      <w:r>
        <w:t>2</w:t>
      </w:r>
      <w:r w:rsidRPr="00160108">
        <w:t xml:space="preserve">. </w:t>
      </w:r>
      <w:r w:rsidR="00366708">
        <w:t>Manifest</w:t>
      </w:r>
      <w:r>
        <w:t xml:space="preserve"> </w:t>
      </w:r>
      <w:r w:rsidR="00577F7E">
        <w:t>Framework</w:t>
      </w:r>
    </w:p>
    <w:p w14:paraId="206BFDB2" w14:textId="31786FF4" w:rsidR="005E410B" w:rsidRPr="00DA3A93" w:rsidRDefault="005E410B" w:rsidP="005E410B">
      <w:pPr>
        <w:spacing w:before="120" w:after="120"/>
        <w:ind w:left="360"/>
      </w:pPr>
      <w:r w:rsidRPr="00DA3A93">
        <w:t xml:space="preserve">Digital humanities researchers working with large data sets or iterative processes have in the past </w:t>
      </w:r>
      <w:r w:rsidRPr="00DA3A93">
        <w:rPr>
          <w:color w:val="424242"/>
          <w:highlight w:val="white"/>
        </w:rPr>
        <w:t>adopted</w:t>
      </w:r>
      <w:r w:rsidRPr="00DA3A93">
        <w:t xml:space="preserve"> localized, ad hoc means for keeping track of their data, processing steps, and results</w:t>
      </w:r>
      <w:del w:id="54" w:author="Scott Kleinman" w:date="2017-10-02T08:58:00Z">
        <w:r w:rsidRPr="00DA3A93" w:rsidDel="00BB17B5">
          <w:delText>--</w:delText>
        </w:r>
      </w:del>
      <w:ins w:id="55" w:author="Scott Kleinman" w:date="2017-10-02T08:58:00Z">
        <w:r w:rsidR="00BB17B5">
          <w:t>―</w:t>
        </w:r>
      </w:ins>
      <w:r w:rsidRPr="00DA3A93">
        <w:t>an approach that impedes collaborative work, makes repeating or adjusting research processes difficult, and does not support emerging publication standards for transparent data provenance and reproducible research</w:t>
      </w:r>
      <w:r w:rsidR="004B2405">
        <w:t>.</w:t>
      </w:r>
      <w:r w:rsidRPr="00DA3A93">
        <w:t xml:space="preserve"> </w:t>
      </w:r>
    </w:p>
    <w:p w14:paraId="69F06409" w14:textId="48C2A54A" w:rsidR="005E410B" w:rsidRDefault="005E410B" w:rsidP="005E410B">
      <w:pPr>
        <w:spacing w:before="120"/>
        <w:ind w:left="360"/>
      </w:pPr>
      <w:r>
        <w:t xml:space="preserve">WE1S addresses these issues through a </w:t>
      </w:r>
      <w:r w:rsidR="00737F78">
        <w:t>“</w:t>
      </w:r>
      <w:r>
        <w:t>manifest framework</w:t>
      </w:r>
      <w:r w:rsidR="00737F78">
        <w:t>”</w:t>
      </w:r>
      <w:r>
        <w:t xml:space="preserve"> that documents the components and relations between different parts of a digital humanities research workflow</w:t>
      </w:r>
      <w:del w:id="56" w:author="Scott Kleinman" w:date="2017-10-02T08:58:00Z">
        <w:r w:rsidDel="00BB17B5">
          <w:delText>--</w:delText>
        </w:r>
      </w:del>
      <w:ins w:id="57" w:author="Scott Kleinman" w:date="2017-10-02T08:58:00Z">
        <w:r w:rsidR="00BB17B5">
          <w:t>―</w:t>
        </w:r>
      </w:ins>
      <w:r>
        <w:t>including data collection, pre</w:t>
      </w:r>
      <w:r w:rsidR="00523BEE">
        <w:t>-</w:t>
      </w:r>
      <w:r>
        <w:t xml:space="preserve">processing (e.g., cleaning), analysis, </w:t>
      </w:r>
      <w:r w:rsidR="00690DF8">
        <w:t xml:space="preserve">and </w:t>
      </w:r>
      <w:r>
        <w:t xml:space="preserve">presentation (e.g., visualizations). The WE1S manifest framework consists of a generalizable method for annotating data provenance and workflow declared through </w:t>
      </w:r>
      <w:r w:rsidR="008D5790">
        <w:t xml:space="preserve">schema-based documents known as </w:t>
      </w:r>
      <w:r w:rsidR="00737F78">
        <w:t>“</w:t>
      </w:r>
      <w:r w:rsidR="008D5790">
        <w:t>manifests</w:t>
      </w:r>
      <w:r w:rsidR="00737F78">
        <w:t>”</w:t>
      </w:r>
      <w:r>
        <w:t>:</w:t>
      </w:r>
    </w:p>
    <w:p w14:paraId="463AAD52" w14:textId="66D2068B" w:rsidR="005E410B" w:rsidRDefault="00B17A65" w:rsidP="00365AA0">
      <w:pPr>
        <w:pStyle w:val="ListParagraph"/>
        <w:numPr>
          <w:ilvl w:val="0"/>
          <w:numId w:val="3"/>
        </w:numPr>
        <w:spacing w:before="120"/>
        <w:ind w:left="1080" w:hanging="360"/>
        <w:contextualSpacing w:val="0"/>
      </w:pPr>
      <w:r>
        <w:lastRenderedPageBreak/>
        <w:t xml:space="preserve">A </w:t>
      </w:r>
      <w:r w:rsidR="00694813">
        <w:t xml:space="preserve">manifest is a plain-text file formatted in the JSON serialization format (organizing information into keyword-value pairs) for describing a resource or process. Manifests can be used for a variety of purposes, but their primary intent is to help humans document and keep track of their workflow. The JSON format </w:t>
      </w:r>
      <w:r w:rsidR="006B12D8">
        <w:t>employed</w:t>
      </w:r>
      <w:r w:rsidR="00694813">
        <w:t xml:space="preserve"> by WE1S i</w:t>
      </w:r>
      <w:r w:rsidR="00775518">
        <w:t xml:space="preserve">s </w:t>
      </w:r>
      <w:r w:rsidR="006B12D8">
        <w:t xml:space="preserve">thus </w:t>
      </w:r>
      <w:r w:rsidR="00775518">
        <w:t>generally readable by humans</w:t>
      </w:r>
      <w:r w:rsidR="006B12D8">
        <w:t xml:space="preserve">. However, it </w:t>
      </w:r>
      <w:r w:rsidR="00694813">
        <w:t xml:space="preserve">can </w:t>
      </w:r>
      <w:r w:rsidR="006B12D8">
        <w:t xml:space="preserve">also </w:t>
      </w:r>
      <w:r w:rsidR="00694813">
        <w:t>be parsed by computers</w:t>
      </w:r>
      <w:r w:rsidR="006B12D8">
        <w:t xml:space="preserve">, </w:t>
      </w:r>
      <w:r w:rsidR="00694813">
        <w:t xml:space="preserve">thus allowing </w:t>
      </w:r>
      <w:r w:rsidR="007B1A78">
        <w:t xml:space="preserve">manifests </w:t>
      </w:r>
      <w:r w:rsidR="00694813">
        <w:t>to function as configuration fi</w:t>
      </w:r>
      <w:r w:rsidR="001C09FB">
        <w:t>les for scripts and</w:t>
      </w:r>
      <w:r w:rsidR="00694813">
        <w:t xml:space="preserve"> digital tools</w:t>
      </w:r>
      <w:r w:rsidR="001C09FB">
        <w:t xml:space="preserve"> in the WE1S Virtual Workspace System</w:t>
      </w:r>
      <w:r w:rsidR="00694813">
        <w:t xml:space="preserve">. Manifests can be created in a </w:t>
      </w:r>
      <w:r w:rsidR="00FC0426">
        <w:t xml:space="preserve">simple </w:t>
      </w:r>
      <w:r w:rsidR="00694813">
        <w:t>text editor. They can also be written in other formats such as XML or YAML</w:t>
      </w:r>
      <w:r w:rsidR="00FE06E1">
        <w:t>,</w:t>
      </w:r>
      <w:r w:rsidR="00694813">
        <w:t xml:space="preserve"> and </w:t>
      </w:r>
      <w:r w:rsidR="00FE06E1">
        <w:t xml:space="preserve">can be </w:t>
      </w:r>
      <w:r w:rsidR="00696359">
        <w:t>converted to JSON (or vice versa)</w:t>
      </w:r>
      <w:r w:rsidR="00694813">
        <w:t xml:space="preserve"> as </w:t>
      </w:r>
      <w:r w:rsidR="00FC0426">
        <w:t>appropriate to particular</w:t>
      </w:r>
      <w:r w:rsidR="00694813">
        <w:t xml:space="preserve"> projects.</w:t>
      </w:r>
    </w:p>
    <w:p w14:paraId="54180CE3" w14:textId="7AA4DB54" w:rsidR="005E410B" w:rsidRDefault="00B32F98" w:rsidP="00365AA0">
      <w:pPr>
        <w:pStyle w:val="ListParagraph"/>
        <w:numPr>
          <w:ilvl w:val="0"/>
          <w:numId w:val="3"/>
        </w:numPr>
        <w:spacing w:before="120"/>
        <w:ind w:left="1080" w:hanging="360"/>
        <w:contextualSpacing w:val="0"/>
      </w:pPr>
      <w:r>
        <w:t xml:space="preserve">Manifests conform to the WE1S manifest </w:t>
      </w:r>
      <w:r w:rsidR="00737F78">
        <w:t>“</w:t>
      </w:r>
      <w:r>
        <w:t>schema</w:t>
      </w:r>
      <w:r w:rsidR="00737F78">
        <w:t>”</w:t>
      </w:r>
      <w:r>
        <w:t xml:space="preserve"> (</w:t>
      </w:r>
      <w:r w:rsidR="00E043A1">
        <w:t xml:space="preserve">a definition of the terms and logic needed for </w:t>
      </w:r>
      <w:r w:rsidR="00825B98">
        <w:t>tracking WE1S resources and processes that is c</w:t>
      </w:r>
      <w:r>
        <w:t xml:space="preserve">urrently </w:t>
      </w:r>
      <w:r w:rsidR="00825B98">
        <w:t xml:space="preserve">in a </w:t>
      </w:r>
      <w:r>
        <w:t>version 1.0</w:t>
      </w:r>
      <w:r w:rsidR="00825B98">
        <w:t xml:space="preserve"> state</w:t>
      </w:r>
      <w:r>
        <w:t>)</w:t>
      </w:r>
      <w:r w:rsidR="003B36C5">
        <w:t xml:space="preserve">. This schema </w:t>
      </w:r>
      <w:r>
        <w:t xml:space="preserve">declares the required and optional properties needed to document different kinds of resources or </w:t>
      </w:r>
      <w:r w:rsidR="003B36C5">
        <w:t xml:space="preserve">processes </w:t>
      </w:r>
      <w:r>
        <w:t>in the project.</w:t>
      </w:r>
      <w:r>
        <w:rPr>
          <w:rStyle w:val="FootnoteReference"/>
        </w:rPr>
        <w:footnoteReference w:id="13"/>
      </w:r>
      <w:r>
        <w:t xml:space="preserve"> The inspiration for this approach comes from well-established standards used in the digital humanities</w:t>
      </w:r>
      <w:del w:id="58" w:author="Scott Kleinman" w:date="2017-10-02T08:58:00Z">
        <w:r w:rsidDel="00BB17B5">
          <w:delText>--</w:delText>
        </w:r>
      </w:del>
      <w:ins w:id="59" w:author="Scott Kleinman" w:date="2017-10-02T08:58:00Z">
        <w:r w:rsidR="00BB17B5">
          <w:t>―</w:t>
        </w:r>
      </w:ins>
      <w:r>
        <w:t xml:space="preserve">e.g., the </w:t>
      </w:r>
      <w:hyperlink r:id="rId36" w:history="1">
        <w:r w:rsidRPr="0003112C">
          <w:rPr>
            <w:rStyle w:val="Hyperlink"/>
          </w:rPr>
          <w:t>Text Encoding Initiative (TEI)</w:t>
        </w:r>
      </w:hyperlink>
      <w:r>
        <w:t xml:space="preserve"> and the </w:t>
      </w:r>
      <w:hyperlink r:id="rId37" w:anchor="plug-%E2%80%99n%E2%80%99-play-software." w:history="1">
        <w:r w:rsidRPr="0003112C">
          <w:rPr>
            <w:rStyle w:val="Hyperlink"/>
          </w:rPr>
          <w:t>International Image Interoperability Framework (IIIF)</w:t>
        </w:r>
      </w:hyperlink>
      <w:r>
        <w:t xml:space="preserve">. While the WE1S schema is by design simpler than these standards, it can be expanded and customized based on the needs of other types of projects. </w:t>
      </w:r>
      <w:r w:rsidRPr="000A3358">
        <w:t xml:space="preserve">The schema itself is encoded </w:t>
      </w:r>
      <w:r>
        <w:t>using</w:t>
      </w:r>
      <w:r w:rsidRPr="000A3358">
        <w:t xml:space="preserve"> the </w:t>
      </w:r>
      <w:hyperlink r:id="rId38" w:history="1">
        <w:r w:rsidRPr="00A86D27">
          <w:rPr>
            <w:rStyle w:val="Hyperlink"/>
          </w:rPr>
          <w:t>JSON Schema</w:t>
        </w:r>
      </w:hyperlink>
      <w:r w:rsidRPr="000A3358">
        <w:t xml:space="preserve"> </w:t>
      </w:r>
      <w:r>
        <w:t xml:space="preserve">specification </w:t>
      </w:r>
      <w:r w:rsidRPr="000A3358">
        <w:t xml:space="preserve">for defining the structure of documents containing JSON data, which </w:t>
      </w:r>
      <w:r w:rsidR="0016097E">
        <w:t xml:space="preserve">readily </w:t>
      </w:r>
      <w:r w:rsidRPr="000A3358">
        <w:t>allows for validation and adaptability</w:t>
      </w:r>
      <w:r w:rsidR="00C02AE2">
        <w:t xml:space="preserve"> </w:t>
      </w:r>
      <w:r w:rsidR="00C02AE2" w:rsidRPr="00C02AE2">
        <w:t>as well as unified storage with the workflows of the Virtual Workspace System (</w:t>
      </w:r>
      <w:r w:rsidR="003E6A62">
        <w:t xml:space="preserve">see </w:t>
      </w:r>
      <w:r w:rsidR="00C02AE2" w:rsidRPr="00C02AE2">
        <w:t>below), which are also JSON</w:t>
      </w:r>
      <w:r w:rsidR="005E410B" w:rsidRPr="000A3358">
        <w:t>.</w:t>
      </w:r>
    </w:p>
    <w:p w14:paraId="5AD74C59" w14:textId="6D2BFEB1" w:rsidR="006C44FB" w:rsidRDefault="006C44FB" w:rsidP="00365AA0">
      <w:pPr>
        <w:pStyle w:val="ListParagraph"/>
        <w:numPr>
          <w:ilvl w:val="0"/>
          <w:numId w:val="3"/>
        </w:numPr>
        <w:spacing w:before="120"/>
        <w:ind w:left="1080" w:hanging="360"/>
        <w:contextualSpacing w:val="0"/>
        <w:rPr>
          <w:ins w:id="60" w:author="Scott Kleinman" w:date="2017-10-02T09:11:00Z"/>
        </w:rPr>
      </w:pPr>
      <w:r w:rsidRPr="00C01AAE">
        <w:t>The WE1S manifest framework shares much in common with other metadata standards and workflow management tools</w:t>
      </w:r>
      <w:r w:rsidR="00646404">
        <w:t xml:space="preserve"> </w:t>
      </w:r>
      <w:r w:rsidR="003C676F">
        <w:t>deployed</w:t>
      </w:r>
      <w:r w:rsidR="00646404">
        <w:t xml:space="preserve"> in </w:t>
      </w:r>
      <w:r w:rsidR="003C676F">
        <w:t xml:space="preserve">the </w:t>
      </w:r>
      <w:r w:rsidR="00646404">
        <w:t>science</w:t>
      </w:r>
      <w:r w:rsidR="003C676F">
        <w:t>s</w:t>
      </w:r>
      <w:r w:rsidR="00646404">
        <w:t xml:space="preserve"> and other fields (</w:t>
      </w:r>
      <w:r w:rsidRPr="00C01AAE">
        <w:t>such as the W3C</w:t>
      </w:r>
      <w:r w:rsidR="00737F78">
        <w:t>’</w:t>
      </w:r>
      <w:r w:rsidRPr="00C01AAE">
        <w:t xml:space="preserve">s </w:t>
      </w:r>
      <w:hyperlink r:id="rId39" w:history="1">
        <w:r w:rsidRPr="00C01AAE">
          <w:rPr>
            <w:rStyle w:val="Hyperlink"/>
          </w:rPr>
          <w:t>PROV</w:t>
        </w:r>
      </w:hyperlink>
      <w:r w:rsidR="00646404">
        <w:t xml:space="preserve"> Ontology and</w:t>
      </w:r>
      <w:r w:rsidRPr="00C01AAE">
        <w:t xml:space="preserve"> the </w:t>
      </w:r>
      <w:hyperlink r:id="rId40" w:history="1">
        <w:r w:rsidRPr="00C01AAE">
          <w:rPr>
            <w:rStyle w:val="Hyperlink"/>
          </w:rPr>
          <w:t>Open Science Framework</w:t>
        </w:r>
      </w:hyperlink>
      <w:r w:rsidR="00646404">
        <w:t>)</w:t>
      </w:r>
      <w:r w:rsidRPr="00C01AAE">
        <w:t>.</w:t>
      </w:r>
      <w:r w:rsidR="004A21A0">
        <w:t xml:space="preserve"> </w:t>
      </w:r>
      <w:r w:rsidR="004A21A0" w:rsidRPr="004A21A0">
        <w:t xml:space="preserve">But </w:t>
      </w:r>
      <w:r w:rsidR="003C676F">
        <w:t xml:space="preserve">for use in the humanities </w:t>
      </w:r>
      <w:r w:rsidR="004A21A0" w:rsidRPr="004A21A0">
        <w:t xml:space="preserve">it is designed specifically </w:t>
      </w:r>
      <w:r w:rsidR="00696359">
        <w:t xml:space="preserve">around a schema suited to the kinds of materials and processes typical of humanities research and also requires </w:t>
      </w:r>
      <w:r w:rsidR="004A21A0" w:rsidRPr="004A21A0">
        <w:t xml:space="preserve">relatively little technical overhead. </w:t>
      </w:r>
      <w:r w:rsidR="002560DB">
        <w:t xml:space="preserve">The </w:t>
      </w:r>
      <w:r w:rsidR="00C9604E">
        <w:t xml:space="preserve">WE1S </w:t>
      </w:r>
      <w:r w:rsidR="002560DB">
        <w:t xml:space="preserve">manifest </w:t>
      </w:r>
      <w:r w:rsidR="004A21A0" w:rsidRPr="004A21A0">
        <w:t xml:space="preserve">schema is </w:t>
      </w:r>
      <w:r w:rsidR="003C676F">
        <w:t xml:space="preserve">also </w:t>
      </w:r>
      <w:r w:rsidR="004A21A0" w:rsidRPr="004A21A0">
        <w:t>extensible, allowing for project customization</w:t>
      </w:r>
      <w:r w:rsidR="002560DB">
        <w:t xml:space="preserve">. And </w:t>
      </w:r>
      <w:r w:rsidR="004A21A0" w:rsidRPr="004A21A0">
        <w:t xml:space="preserve">there are many tools in common programming languages for validating manifests against the </w:t>
      </w:r>
      <w:r w:rsidR="002560DB">
        <w:t xml:space="preserve">manifest </w:t>
      </w:r>
      <w:r w:rsidR="004A21A0" w:rsidRPr="004A21A0">
        <w:t>schema. Since manifests are text documents, they are easy to adopt by individual scholars working on small projects</w:t>
      </w:r>
      <w:r w:rsidR="005E2A8F">
        <w:t>. For larger collaborative research projects, t</w:t>
      </w:r>
      <w:r w:rsidR="004A21A0" w:rsidRPr="004A21A0">
        <w:t>he W</w:t>
      </w:r>
      <w:r w:rsidR="005E2A8F">
        <w:t xml:space="preserve">E1S Workflow Management System </w:t>
      </w:r>
      <w:r w:rsidR="002560DB">
        <w:t xml:space="preserve">can scale up the </w:t>
      </w:r>
      <w:r w:rsidR="004A21A0" w:rsidRPr="004A21A0">
        <w:t>manifest framework (</w:t>
      </w:r>
      <w:r w:rsidR="005E2A8F">
        <w:t xml:space="preserve">with </w:t>
      </w:r>
      <w:r w:rsidR="004A21A0" w:rsidRPr="004A21A0">
        <w:t>the WE1S project itself serv</w:t>
      </w:r>
      <w:r w:rsidR="005E2A8F">
        <w:t>ing</w:t>
      </w:r>
      <w:r w:rsidR="004A21A0" w:rsidRPr="004A21A0">
        <w:t xml:space="preserve"> as proof of concept.) </w:t>
      </w:r>
      <w:r w:rsidR="00C9604E">
        <w:t>C</w:t>
      </w:r>
      <w:r w:rsidR="004A21A0" w:rsidRPr="004A21A0">
        <w:t xml:space="preserve">ontent </w:t>
      </w:r>
      <w:r w:rsidR="005E2A8F">
        <w:t xml:space="preserve">in the manifest framework </w:t>
      </w:r>
      <w:r w:rsidR="004A21A0" w:rsidRPr="004A21A0">
        <w:t xml:space="preserve">can </w:t>
      </w:r>
      <w:r w:rsidR="00C9604E">
        <w:t xml:space="preserve">also </w:t>
      </w:r>
      <w:r w:rsidR="004A21A0" w:rsidRPr="004A21A0">
        <w:t>be cross-walked to other tools or metadata standards</w:t>
      </w:r>
      <w:r w:rsidR="00C9604E">
        <w:t xml:space="preserve"> as needed</w:t>
      </w:r>
      <w:r w:rsidR="000F3450">
        <w:t>.</w:t>
      </w:r>
    </w:p>
    <w:p w14:paraId="391857D5" w14:textId="522815F5" w:rsidR="003A4570" w:rsidRDefault="003A4570">
      <w:pPr>
        <w:rPr>
          <w:ins w:id="61" w:author="Scott Kleinman" w:date="2017-10-02T09:11:00Z"/>
        </w:rPr>
      </w:pPr>
      <w:ins w:id="62" w:author="Scott Kleinman" w:date="2017-10-02T09:11:00Z">
        <w:r>
          <w:br w:type="page"/>
        </w:r>
      </w:ins>
    </w:p>
    <w:p w14:paraId="66DF45EC" w14:textId="77777777" w:rsidR="003A4570" w:rsidDel="003A4570" w:rsidRDefault="003A4570" w:rsidP="00365AA0">
      <w:pPr>
        <w:pStyle w:val="ListParagraph"/>
        <w:numPr>
          <w:ilvl w:val="0"/>
          <w:numId w:val="3"/>
        </w:numPr>
        <w:spacing w:before="120"/>
        <w:ind w:left="1080" w:hanging="360"/>
        <w:contextualSpacing w:val="0"/>
        <w:rPr>
          <w:del w:id="63" w:author="Scott Kleinman" w:date="2017-10-02T09:11:00Z"/>
        </w:rPr>
      </w:pPr>
    </w:p>
    <w:p w14:paraId="5086A76D" w14:textId="1D186B8B" w:rsidR="00577F7E" w:rsidRDefault="00366708" w:rsidP="00525D9D">
      <w:pPr>
        <w:pStyle w:val="Heading4"/>
        <w:ind w:left="360"/>
      </w:pPr>
      <w:r>
        <w:t xml:space="preserve">3. </w:t>
      </w:r>
      <w:r w:rsidR="00577F7E">
        <w:t xml:space="preserve">Workflow </w:t>
      </w:r>
      <w:r>
        <w:t>Management System</w:t>
      </w:r>
    </w:p>
    <w:p w14:paraId="6BF1DCD2" w14:textId="0A8A2160" w:rsidR="00CB65C1" w:rsidRDefault="000C56B4" w:rsidP="00CB65C1">
      <w:pPr>
        <w:spacing w:before="120" w:after="120"/>
        <w:ind w:left="360"/>
      </w:pPr>
      <w:r>
        <w:rPr>
          <w:noProof/>
        </w:rPr>
        <w:drawing>
          <wp:anchor distT="182880" distB="182880" distL="114300" distR="114300" simplePos="0" relativeHeight="251691008" behindDoc="0" locked="0" layoutInCell="1" allowOverlap="1" wp14:anchorId="2C976DDE" wp14:editId="29821508">
            <wp:simplePos x="0" y="0"/>
            <wp:positionH relativeFrom="column">
              <wp:posOffset>473710</wp:posOffset>
            </wp:positionH>
            <wp:positionV relativeFrom="paragraph">
              <wp:posOffset>1872444</wp:posOffset>
            </wp:positionV>
            <wp:extent cx="5230368" cy="2359152"/>
            <wp:effectExtent l="0" t="0" r="889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30368" cy="2359152"/>
                    </a:xfrm>
                    <a:prstGeom prst="rect">
                      <a:avLst/>
                    </a:prstGeom>
                  </pic:spPr>
                </pic:pic>
              </a:graphicData>
            </a:graphic>
            <wp14:sizeRelH relativeFrom="page">
              <wp14:pctWidth>0</wp14:pctWidth>
            </wp14:sizeRelH>
            <wp14:sizeRelV relativeFrom="page">
              <wp14:pctHeight>0</wp14:pctHeight>
            </wp14:sizeRelV>
          </wp:anchor>
        </w:drawing>
      </w:r>
      <w:r w:rsidR="00577F7E">
        <w:t>The W</w:t>
      </w:r>
      <w:r w:rsidR="00472D9F">
        <w:t>orkflow Management System is a W</w:t>
      </w:r>
      <w:r w:rsidR="00577F7E">
        <w:t>eb-based platform for creating and managing manifest documents</w:t>
      </w:r>
      <w:r>
        <w:t xml:space="preserve"> (see Figure 3</w:t>
      </w:r>
      <w:r w:rsidR="002A099B">
        <w:t>)</w:t>
      </w:r>
      <w:r w:rsidR="00577F7E">
        <w:t xml:space="preserve">. </w:t>
      </w:r>
      <w:r w:rsidR="00CB65C1">
        <w:t>It allows researchers at various levels of technical proficiency to create valid manifests by filling in forms in their browser. Users enter manifest information required by the WE1S schema in Web-based forms. Alternatively, the platform can import manifests to the database from pre-existing manifest documents. The Workflow Management System is particularly important for newcomers to the WE1S project (e.g., new research assistants) who may not be familiar enough with the WE1S schema to create valid manifests from scratch. It also provides the ability to search the project</w:t>
      </w:r>
      <w:r w:rsidR="00737F78">
        <w:t>’</w:t>
      </w:r>
      <w:r w:rsidR="00CB65C1">
        <w:t xml:space="preserve">s stored manifests, which will become the basis for </w:t>
      </w:r>
      <w:r w:rsidR="00283585">
        <w:t xml:space="preserve">part of </w:t>
      </w:r>
      <w:r w:rsidR="00CB65C1">
        <w:t>the public-facing Web site at the end of the project.</w:t>
      </w:r>
    </w:p>
    <w:p w14:paraId="2CFB868F" w14:textId="4CBA1034" w:rsidR="005E410B" w:rsidRPr="00525D9D" w:rsidRDefault="00484201" w:rsidP="00525D9D">
      <w:pPr>
        <w:spacing w:before="120" w:after="120"/>
        <w:ind w:left="360"/>
      </w:pPr>
      <w:r>
        <w:t xml:space="preserve">The </w:t>
      </w:r>
      <w:r w:rsidR="00CB65C1">
        <w:t xml:space="preserve">Workflow Management System </w:t>
      </w:r>
      <w:r w:rsidR="00577F7E">
        <w:t xml:space="preserve">is built on a lightweight Python-Flask </w:t>
      </w:r>
      <w:r w:rsidR="00472D9F">
        <w:t>W</w:t>
      </w:r>
      <w:r w:rsidR="00577F7E">
        <w:t>eb framework</w:t>
      </w:r>
      <w:r w:rsidR="00CB65C1">
        <w:t xml:space="preserve"> that is uncomplicated to deploy</w:t>
      </w:r>
      <w:r w:rsidR="00577F7E">
        <w:t>.</w:t>
      </w:r>
      <w:r w:rsidR="00577F7E" w:rsidRPr="00596674">
        <w:t xml:space="preserve"> </w:t>
      </w:r>
      <w:r w:rsidR="00577F7E">
        <w:t xml:space="preserve">Although manifests do not require a database storage system and can be used independently in flat file format, the Workflow Management System is backed by a </w:t>
      </w:r>
      <w:proofErr w:type="spellStart"/>
      <w:r w:rsidR="00577F7E">
        <w:t>MongoDB</w:t>
      </w:r>
      <w:proofErr w:type="spellEnd"/>
      <w:r w:rsidR="00577F7E">
        <w:t xml:space="preserve"> database</w:t>
      </w:r>
      <w:r w:rsidRPr="00484201">
        <w:t xml:space="preserve">, a contemporary </w:t>
      </w:r>
      <w:r w:rsidR="00737F78">
        <w:t>“</w:t>
      </w:r>
      <w:r w:rsidRPr="00484201">
        <w:t>non-relational</w:t>
      </w:r>
      <w:r w:rsidR="00737F78">
        <w:t>”</w:t>
      </w:r>
      <w:r w:rsidRPr="00484201">
        <w:t xml:space="preserve"> (</w:t>
      </w:r>
      <w:proofErr w:type="spellStart"/>
      <w:r w:rsidRPr="00484201">
        <w:t>NoSQL</w:t>
      </w:r>
      <w:proofErr w:type="spellEnd"/>
      <w:r w:rsidRPr="00484201">
        <w:t>) database that stores records in a JSON-like format similar to a manifest file</w:t>
      </w:r>
      <w:r w:rsidR="00577F7E">
        <w:t xml:space="preserve">. </w:t>
      </w:r>
      <w:r w:rsidR="00CB65C1">
        <w:t xml:space="preserve">The system generates </w:t>
      </w:r>
      <w:r w:rsidR="00472D9F">
        <w:t>W</w:t>
      </w:r>
      <w:r w:rsidR="00577F7E">
        <w:t xml:space="preserve">eb-based forms automatically from the WE1S </w:t>
      </w:r>
      <w:r w:rsidR="00CB65C1">
        <w:t xml:space="preserve">manifest </w:t>
      </w:r>
      <w:r w:rsidR="00577F7E">
        <w:t xml:space="preserve">schema using the open source </w:t>
      </w:r>
      <w:proofErr w:type="spellStart"/>
      <w:r w:rsidR="00577F7E">
        <w:t>Javascript</w:t>
      </w:r>
      <w:proofErr w:type="spellEnd"/>
      <w:r w:rsidR="00577F7E">
        <w:t xml:space="preserve"> library </w:t>
      </w:r>
      <w:hyperlink r:id="rId42" w:history="1">
        <w:r w:rsidR="00577F7E" w:rsidRPr="00596674">
          <w:rPr>
            <w:rStyle w:val="Hyperlink"/>
          </w:rPr>
          <w:t>Alpaca Forms</w:t>
        </w:r>
      </w:hyperlink>
      <w:r w:rsidR="00577F7E">
        <w:t xml:space="preserve">. This means that changes to the schema automatically update the forms </w:t>
      </w:r>
      <w:r>
        <w:t xml:space="preserve">and database structure </w:t>
      </w:r>
      <w:r w:rsidR="00577F7E">
        <w:t>in the Workflow Management System, making the system adapt</w:t>
      </w:r>
      <w:r w:rsidR="00403020">
        <w:t>able</w:t>
      </w:r>
      <w:r w:rsidR="00577F7E">
        <w:t xml:space="preserve"> as a project evolves.</w:t>
      </w:r>
      <w:r w:rsidR="00577F7E" w:rsidRPr="00577F7E">
        <w:rPr>
          <w:noProof/>
        </w:rPr>
        <w:t xml:space="preserve"> </w:t>
      </w:r>
    </w:p>
    <w:p w14:paraId="4865EEBF" w14:textId="7F6BF79B" w:rsidR="005E410B" w:rsidRDefault="00577F7E" w:rsidP="005E410B">
      <w:pPr>
        <w:pStyle w:val="Heading4"/>
        <w:ind w:left="360"/>
      </w:pPr>
      <w:r>
        <w:rPr>
          <w:highlight w:val="white"/>
        </w:rPr>
        <w:t>4</w:t>
      </w:r>
      <w:r w:rsidR="005E410B" w:rsidRPr="00160108">
        <w:rPr>
          <w:highlight w:val="white"/>
        </w:rPr>
        <w:t xml:space="preserve">. </w:t>
      </w:r>
      <w:r w:rsidR="005E410B">
        <w:rPr>
          <w:highlight w:val="white"/>
        </w:rPr>
        <w:t>Virtual Workspace System</w:t>
      </w:r>
    </w:p>
    <w:p w14:paraId="0984E437" w14:textId="58FFB836" w:rsidR="005E410B" w:rsidRDefault="005E410B" w:rsidP="00525D9D">
      <w:pPr>
        <w:keepNext/>
        <w:spacing w:before="120"/>
        <w:ind w:left="360"/>
      </w:pPr>
      <w:r w:rsidRPr="00C27935">
        <w:t xml:space="preserve">To address a range of computing demands from </w:t>
      </w:r>
      <w:r>
        <w:t xml:space="preserve">a geographically distributed team with varying technical skills and different workstations, </w:t>
      </w:r>
      <w:r w:rsidRPr="00C27935">
        <w:t xml:space="preserve">WE1S </w:t>
      </w:r>
      <w:r>
        <w:t xml:space="preserve">has created a Virtual </w:t>
      </w:r>
      <w:r w:rsidRPr="00C27935">
        <w:t xml:space="preserve">Workspace </w:t>
      </w:r>
      <w:r>
        <w:t xml:space="preserve">System that </w:t>
      </w:r>
      <w:r w:rsidRPr="00C27935">
        <w:t xml:space="preserve">facilitates open, reproducible </w:t>
      </w:r>
      <w:r>
        <w:t xml:space="preserve">digital humanities </w:t>
      </w:r>
      <w:r w:rsidRPr="00C27935">
        <w:t xml:space="preserve">research through a defined computing platform, a shareable online environment, integrated customizable workflows, and on-demand </w:t>
      </w:r>
      <w:r>
        <w:t>online presentation</w:t>
      </w:r>
      <w:r w:rsidRPr="00C27935">
        <w:t xml:space="preserve"> of results. </w:t>
      </w:r>
      <w:r>
        <w:t xml:space="preserve">The </w:t>
      </w:r>
      <w:r w:rsidRPr="00C27935">
        <w:t xml:space="preserve">WE1S </w:t>
      </w:r>
      <w:r>
        <w:t xml:space="preserve">Virtual Workspace </w:t>
      </w:r>
      <w:r w:rsidR="00624EF1">
        <w:t>System</w:t>
      </w:r>
      <w:r>
        <w:t xml:space="preserve"> </w:t>
      </w:r>
      <w:r w:rsidRPr="00C27935">
        <w:t xml:space="preserve">runs </w:t>
      </w:r>
      <w:r>
        <w:t xml:space="preserve">through the Web as well as locally </w:t>
      </w:r>
      <w:r w:rsidRPr="00C27935">
        <w:t>on a laptop</w:t>
      </w:r>
      <w:r>
        <w:t>; its d</w:t>
      </w:r>
      <w:r w:rsidRPr="00C27935">
        <w:t xml:space="preserve">esign and implementation </w:t>
      </w:r>
      <w:r>
        <w:t>can be used by</w:t>
      </w:r>
      <w:r w:rsidRPr="00C27935">
        <w:t xml:space="preserve"> ot</w:t>
      </w:r>
      <w:r>
        <w:t>her digital humanities projects;</w:t>
      </w:r>
      <w:r w:rsidRPr="00C27935">
        <w:t xml:space="preserve"> and </w:t>
      </w:r>
      <w:r>
        <w:t xml:space="preserve">it </w:t>
      </w:r>
      <w:r w:rsidRPr="00C27935">
        <w:t xml:space="preserve">is consonant with the philosophy of such other </w:t>
      </w:r>
      <w:r w:rsidRPr="00C27935">
        <w:lastRenderedPageBreak/>
        <w:t xml:space="preserve">online or containerized integrated systems as </w:t>
      </w:r>
      <w:hyperlink r:id="rId43" w:history="1">
        <w:proofErr w:type="spellStart"/>
        <w:r w:rsidRPr="008D28FC">
          <w:rPr>
            <w:rStyle w:val="Hyperlink"/>
          </w:rPr>
          <w:t>Lexos</w:t>
        </w:r>
        <w:proofErr w:type="spellEnd"/>
      </w:hyperlink>
      <w:r w:rsidRPr="00C27935">
        <w:t xml:space="preserve"> or </w:t>
      </w:r>
      <w:hyperlink r:id="rId44" w:history="1">
        <w:r w:rsidRPr="008D28FC">
          <w:rPr>
            <w:rStyle w:val="Hyperlink"/>
          </w:rPr>
          <w:t>DH Box</w:t>
        </w:r>
      </w:hyperlink>
      <w:r>
        <w:t xml:space="preserve"> </w:t>
      </w:r>
      <w:r w:rsidR="0011192D">
        <w:t xml:space="preserve">that </w:t>
      </w:r>
      <w:r>
        <w:t>make advanced digital humanities</w:t>
      </w:r>
      <w:r w:rsidRPr="00C27935">
        <w:t xml:space="preserve"> research environments accessible</w:t>
      </w:r>
      <w:r w:rsidR="00176B00">
        <w:t>.</w:t>
      </w:r>
    </w:p>
    <w:p w14:paraId="4A33C8C1" w14:textId="4E369B7D" w:rsidR="005E410B" w:rsidRDefault="005E410B" w:rsidP="00525D9D">
      <w:pPr>
        <w:keepNext/>
        <w:spacing w:before="120"/>
        <w:ind w:left="360"/>
      </w:pPr>
      <w:r>
        <w:t>Specifically:</w:t>
      </w:r>
    </w:p>
    <w:p w14:paraId="3FA9657C" w14:textId="58791973" w:rsidR="005E410B" w:rsidRDefault="00507BC4" w:rsidP="00365AA0">
      <w:pPr>
        <w:pStyle w:val="ListParagraph"/>
        <w:numPr>
          <w:ilvl w:val="0"/>
          <w:numId w:val="3"/>
        </w:numPr>
        <w:spacing w:before="120"/>
        <w:ind w:left="1080" w:hanging="360"/>
        <w:contextualSpacing w:val="0"/>
      </w:pPr>
      <w:r>
        <w:rPr>
          <w:noProof/>
        </w:rPr>
        <w:drawing>
          <wp:anchor distT="0" distB="0" distL="114300" distR="114300" simplePos="0" relativeHeight="251692032" behindDoc="1" locked="0" layoutInCell="1" allowOverlap="1" wp14:anchorId="190F08C3" wp14:editId="410891FE">
            <wp:simplePos x="0" y="0"/>
            <wp:positionH relativeFrom="column">
              <wp:posOffset>3924300</wp:posOffset>
            </wp:positionH>
            <wp:positionV relativeFrom="paragraph">
              <wp:posOffset>76200</wp:posOffset>
            </wp:positionV>
            <wp:extent cx="1957070" cy="1764030"/>
            <wp:effectExtent l="0" t="0" r="5080" b="7620"/>
            <wp:wrapTight wrapText="bothSides">
              <wp:wrapPolygon edited="0">
                <wp:start x="0" y="0"/>
                <wp:lineTo x="0" y="21460"/>
                <wp:lineTo x="21446" y="21460"/>
                <wp:lineTo x="214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57070" cy="1764030"/>
                    </a:xfrm>
                    <a:prstGeom prst="rect">
                      <a:avLst/>
                    </a:prstGeom>
                  </pic:spPr>
                </pic:pic>
              </a:graphicData>
            </a:graphic>
            <wp14:sizeRelH relativeFrom="page">
              <wp14:pctWidth>0</wp14:pctWidth>
            </wp14:sizeRelH>
            <wp14:sizeRelV relativeFrom="page">
              <wp14:pctHeight>0</wp14:pctHeight>
            </wp14:sizeRelV>
          </wp:anchor>
        </w:drawing>
      </w:r>
      <w:r w:rsidR="005E410B">
        <w:t xml:space="preserve">The WE1S Virtual Workspace System is a virtual environment (runnable online from a server or as a </w:t>
      </w:r>
      <w:r w:rsidR="00737F78">
        <w:t>“</w:t>
      </w:r>
      <w:r w:rsidR="005E410B">
        <w:t>containerized</w:t>
      </w:r>
      <w:r w:rsidR="00737F78">
        <w:t>”</w:t>
      </w:r>
      <w:r w:rsidR="005E410B">
        <w:t xml:space="preserve"> virtual computer on a local workstation) that implements a computing platform and a directed series of workflows. Data workflows include those for</w:t>
      </w:r>
      <w:r w:rsidR="005E410B" w:rsidRPr="00335C16">
        <w:t xml:space="preserve"> clean</w:t>
      </w:r>
      <w:r w:rsidR="005E410B">
        <w:t>ing</w:t>
      </w:r>
      <w:r w:rsidR="005E410B" w:rsidRPr="00335C16">
        <w:t xml:space="preserve"> and pre-process</w:t>
      </w:r>
      <w:r w:rsidR="005E410B">
        <w:t>ing</w:t>
      </w:r>
      <w:r w:rsidR="005E410B" w:rsidRPr="00335C16">
        <w:t xml:space="preserve"> texts; </w:t>
      </w:r>
      <w:r w:rsidR="00EE6504">
        <w:t xml:space="preserve">converting texts into non-consumptive use </w:t>
      </w:r>
      <w:r w:rsidR="00737F78">
        <w:t>“</w:t>
      </w:r>
      <w:r w:rsidR="00EE6504">
        <w:t>bags of words</w:t>
      </w:r>
      <w:r w:rsidR="00737F78">
        <w:t>”</w:t>
      </w:r>
      <w:r w:rsidR="00EE6504">
        <w:t xml:space="preserve">; selecting parts of the WE1S dataset to analyze; </w:t>
      </w:r>
      <w:r w:rsidR="00366C16">
        <w:t xml:space="preserve">generating </w:t>
      </w:r>
      <w:r w:rsidR="005E410B" w:rsidRPr="00335C16">
        <w:t>topic model</w:t>
      </w:r>
      <w:r w:rsidR="00366C16">
        <w:t>s</w:t>
      </w:r>
      <w:r w:rsidR="005E410B" w:rsidRPr="00335C16">
        <w:t>; and output</w:t>
      </w:r>
      <w:r w:rsidR="005E410B">
        <w:t>ting</w:t>
      </w:r>
      <w:r w:rsidR="005E410B" w:rsidRPr="00335C16">
        <w:t xml:space="preserve"> results.</w:t>
      </w:r>
      <w:r w:rsidR="005E410B">
        <w:t xml:space="preserve"> These workflows are implemented using </w:t>
      </w:r>
      <w:hyperlink r:id="rId46" w:history="1">
        <w:proofErr w:type="spellStart"/>
        <w:r w:rsidR="005E410B" w:rsidRPr="00A0235A">
          <w:rPr>
            <w:rStyle w:val="Hyperlink"/>
          </w:rPr>
          <w:t>Jupyter</w:t>
        </w:r>
        <w:proofErr w:type="spellEnd"/>
        <w:r w:rsidR="005E410B" w:rsidRPr="00A0235A">
          <w:rPr>
            <w:rStyle w:val="Hyperlink"/>
          </w:rPr>
          <w:t xml:space="preserve"> notebooks</w:t>
        </w:r>
      </w:hyperlink>
      <w:r w:rsidR="005E410B">
        <w:t xml:space="preserve"> (previously known as </w:t>
      </w:r>
      <w:r w:rsidR="00737F78">
        <w:t>“</w:t>
      </w:r>
      <w:proofErr w:type="spellStart"/>
      <w:r w:rsidR="005E410B">
        <w:t>iPython</w:t>
      </w:r>
      <w:proofErr w:type="spellEnd"/>
      <w:r w:rsidR="005E410B">
        <w:t xml:space="preserve"> notebooks</w:t>
      </w:r>
      <w:r w:rsidR="00737F78">
        <w:t>”</w:t>
      </w:r>
      <w:r w:rsidR="005E410B">
        <w:t xml:space="preserve">), which </w:t>
      </w:r>
      <w:r w:rsidR="004A6B1C">
        <w:t>both</w:t>
      </w:r>
      <w:r w:rsidR="005E410B">
        <w:t xml:space="preserve"> document processing steps and run actual code in step-by-step modules. Such notebooks are a </w:t>
      </w:r>
      <w:r w:rsidR="005E410B" w:rsidRPr="0032226F">
        <w:t>powerful</w:t>
      </w:r>
      <w:r w:rsidR="005E410B">
        <w:t xml:space="preserve"> tool for the digital humanities because they guide users at various levels of programming fluency </w:t>
      </w:r>
      <w:r w:rsidR="004A6B1C">
        <w:t xml:space="preserve">through </w:t>
      </w:r>
      <w:r w:rsidR="00C71899">
        <w:t xml:space="preserve">data </w:t>
      </w:r>
      <w:r w:rsidR="004A6B1C">
        <w:t>procedures</w:t>
      </w:r>
      <w:del w:id="64" w:author="Scott Kleinman" w:date="2017-10-02T08:58:00Z">
        <w:r w:rsidR="004A6B1C" w:rsidDel="00BB17B5">
          <w:delText>--</w:delText>
        </w:r>
      </w:del>
      <w:ins w:id="65" w:author="Scott Kleinman" w:date="2017-10-02T08:58:00Z">
        <w:r w:rsidR="00BB17B5">
          <w:t>―</w:t>
        </w:r>
      </w:ins>
      <w:r w:rsidR="004A6B1C">
        <w:t xml:space="preserve">doing so </w:t>
      </w:r>
      <w:r w:rsidR="005E410B">
        <w:t>either automatically (</w:t>
      </w:r>
      <w:r w:rsidR="00737F78">
        <w:t>“</w:t>
      </w:r>
      <w:r w:rsidR="005E410B">
        <w:t>run all</w:t>
      </w:r>
      <w:r w:rsidR="00737F78">
        <w:t>”</w:t>
      </w:r>
      <w:r w:rsidR="005E410B">
        <w:t xml:space="preserve">) or with decision power at necessary points (e.g., </w:t>
      </w:r>
      <w:r w:rsidR="004A6B1C">
        <w:t xml:space="preserve">inputting </w:t>
      </w:r>
      <w:r w:rsidR="005E410B">
        <w:t>how many topics to ask for in a topic model).</w:t>
      </w:r>
      <w:r w:rsidR="005E410B" w:rsidRPr="00405ACD">
        <w:rPr>
          <w:noProof/>
        </w:rPr>
        <w:t xml:space="preserve"> </w:t>
      </w:r>
    </w:p>
    <w:p w14:paraId="60A729ED" w14:textId="1713FA8F" w:rsidR="005E410B" w:rsidRDefault="003A4570" w:rsidP="00365AA0">
      <w:pPr>
        <w:pStyle w:val="ListParagraph"/>
        <w:numPr>
          <w:ilvl w:val="0"/>
          <w:numId w:val="3"/>
        </w:numPr>
        <w:spacing w:before="120"/>
        <w:ind w:left="1080" w:hanging="360"/>
        <w:contextualSpacing w:val="0"/>
      </w:pPr>
      <w:r>
        <w:rPr>
          <w:noProof/>
        </w:rPr>
        <w:drawing>
          <wp:anchor distT="0" distB="0" distL="114300" distR="114300" simplePos="0" relativeHeight="251694080" behindDoc="1" locked="0" layoutInCell="1" allowOverlap="1" wp14:anchorId="268E4C95" wp14:editId="00DF44D2">
            <wp:simplePos x="0" y="0"/>
            <wp:positionH relativeFrom="column">
              <wp:posOffset>3973195</wp:posOffset>
            </wp:positionH>
            <wp:positionV relativeFrom="paragraph">
              <wp:posOffset>2830195</wp:posOffset>
            </wp:positionV>
            <wp:extent cx="1862455" cy="1925955"/>
            <wp:effectExtent l="0" t="0" r="4445" b="0"/>
            <wp:wrapTight wrapText="bothSides">
              <wp:wrapPolygon edited="0">
                <wp:start x="0" y="0"/>
                <wp:lineTo x="0" y="21365"/>
                <wp:lineTo x="21431" y="21365"/>
                <wp:lineTo x="214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62455" cy="1925955"/>
                    </a:xfrm>
                    <a:prstGeom prst="rect">
                      <a:avLst/>
                    </a:prstGeom>
                  </pic:spPr>
                </pic:pic>
              </a:graphicData>
            </a:graphic>
            <wp14:sizeRelH relativeFrom="page">
              <wp14:pctWidth>0</wp14:pctWidth>
            </wp14:sizeRelH>
            <wp14:sizeRelV relativeFrom="page">
              <wp14:pctHeight>0</wp14:pctHeight>
            </wp14:sizeRelV>
          </wp:anchor>
        </w:drawing>
      </w:r>
      <w:r w:rsidR="0017440E">
        <w:rPr>
          <w:noProof/>
        </w:rPr>
        <w:drawing>
          <wp:anchor distT="0" distB="0" distL="114300" distR="114300" simplePos="0" relativeHeight="251693056" behindDoc="1" locked="0" layoutInCell="1" allowOverlap="1" wp14:anchorId="5C4F8191" wp14:editId="5A229A57">
            <wp:simplePos x="0" y="0"/>
            <wp:positionH relativeFrom="column">
              <wp:posOffset>3971925</wp:posOffset>
            </wp:positionH>
            <wp:positionV relativeFrom="paragraph">
              <wp:posOffset>33655</wp:posOffset>
            </wp:positionV>
            <wp:extent cx="1868170" cy="1942465"/>
            <wp:effectExtent l="0" t="0" r="0" b="635"/>
            <wp:wrapTight wrapText="bothSides">
              <wp:wrapPolygon edited="0">
                <wp:start x="0" y="0"/>
                <wp:lineTo x="0" y="21395"/>
                <wp:lineTo x="21365" y="21395"/>
                <wp:lineTo x="213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68170" cy="1942465"/>
                    </a:xfrm>
                    <a:prstGeom prst="rect">
                      <a:avLst/>
                    </a:prstGeom>
                  </pic:spPr>
                </pic:pic>
              </a:graphicData>
            </a:graphic>
            <wp14:sizeRelH relativeFrom="page">
              <wp14:pctWidth>0</wp14:pctWidth>
            </wp14:sizeRelH>
            <wp14:sizeRelV relativeFrom="page">
              <wp14:pctHeight>0</wp14:pctHeight>
            </wp14:sizeRelV>
          </wp:anchor>
        </w:drawing>
      </w:r>
      <w:r w:rsidR="005E410B">
        <w:t xml:space="preserve">An effective innovation of the WE1S Virtual Workspace System is that its </w:t>
      </w:r>
      <w:proofErr w:type="spellStart"/>
      <w:r w:rsidR="005E410B">
        <w:t>Jupyter</w:t>
      </w:r>
      <w:proofErr w:type="spellEnd"/>
      <w:r w:rsidR="005E410B">
        <w:t xml:space="preserve"> notebooks are </w:t>
      </w:r>
      <w:r w:rsidR="005E410B" w:rsidRPr="00F1138F">
        <w:t>chained</w:t>
      </w:r>
      <w:r w:rsidR="005E410B">
        <w:t xml:space="preserve"> in series. This means that a workflow enacted by one notebook automatically calls the next workflow in a logical sequence. For instance, a humanities user who runs the notebook for cleaning (and other pre-processing) steps on the WE1S corpus is led at the end of the process to </w:t>
      </w:r>
      <w:r w:rsidR="00415C13">
        <w:t>a</w:t>
      </w:r>
      <w:r w:rsidR="005E410B">
        <w:t xml:space="preserve"> notebook for topic modeling the </w:t>
      </w:r>
      <w:r w:rsidR="00415C13">
        <w:t>materials</w:t>
      </w:r>
      <w:r w:rsidR="005E410B">
        <w:t>.</w:t>
      </w:r>
      <w:r w:rsidR="005E410B" w:rsidRPr="00013A24">
        <w:rPr>
          <w:noProof/>
        </w:rPr>
        <w:t xml:space="preserve"> </w:t>
      </w:r>
      <w:r w:rsidR="00DC415A" w:rsidRPr="00DC415A">
        <w:rPr>
          <w:noProof/>
        </w:rPr>
        <w:t xml:space="preserve">Another innovation is that workflows in WE1S are all based on a project template system. Each new project begins by generating </w:t>
      </w:r>
      <w:r w:rsidR="00DC415A">
        <w:rPr>
          <w:noProof/>
        </w:rPr>
        <w:t xml:space="preserve">a </w:t>
      </w:r>
      <w:r w:rsidR="00DC415A" w:rsidRPr="00DC415A">
        <w:rPr>
          <w:noProof/>
        </w:rPr>
        <w:t>new project folder contain</w:t>
      </w:r>
      <w:r w:rsidR="00DC415A">
        <w:rPr>
          <w:noProof/>
        </w:rPr>
        <w:t>ing</w:t>
      </w:r>
      <w:r w:rsidR="00DC415A" w:rsidRPr="00DC415A">
        <w:rPr>
          <w:noProof/>
        </w:rPr>
        <w:t xml:space="preserve"> a copy of a chained set of default notebooks. The project can then be customized. For data exploration, this setup encourages researchers to create dozens of related project explorations </w:t>
      </w:r>
      <w:del w:id="66" w:author="Scott Kleinman" w:date="2017-10-02T08:58:00Z">
        <w:r w:rsidR="00DC415A" w:rsidRPr="00DC415A" w:rsidDel="00BB17B5">
          <w:rPr>
            <w:noProof/>
          </w:rPr>
          <w:delText>--</w:delText>
        </w:r>
      </w:del>
      <w:ins w:id="67" w:author="Scott Kleinman" w:date="2017-10-02T08:58:00Z">
        <w:r w:rsidR="00BB17B5">
          <w:rPr>
            <w:noProof/>
          </w:rPr>
          <w:t>―</w:t>
        </w:r>
      </w:ins>
      <w:r w:rsidR="00DC415A" w:rsidRPr="00DC415A">
        <w:rPr>
          <w:noProof/>
        </w:rPr>
        <w:t xml:space="preserve"> each encapsulating their own code, configurations, and metadata – rather than constantly tweaking a single project. A successful run then stands as a record, and may be archived.</w:t>
      </w:r>
    </w:p>
    <w:p w14:paraId="080047D0" w14:textId="5925D3F2" w:rsidR="005E410B" w:rsidRDefault="00DC415A" w:rsidP="00365AA0">
      <w:pPr>
        <w:pStyle w:val="ListParagraph"/>
        <w:numPr>
          <w:ilvl w:val="0"/>
          <w:numId w:val="3"/>
        </w:numPr>
        <w:spacing w:before="120"/>
        <w:ind w:left="1080" w:hanging="360"/>
        <w:contextualSpacing w:val="0"/>
      </w:pPr>
      <w:r>
        <w:t>A third</w:t>
      </w:r>
      <w:r w:rsidR="005E410B">
        <w:t xml:space="preserve"> innovation is that t</w:t>
      </w:r>
      <w:r w:rsidR="005E410B" w:rsidRPr="005D55D0">
        <w:t>he f</w:t>
      </w:r>
      <w:r w:rsidR="005E410B">
        <w:t xml:space="preserve">inal </w:t>
      </w:r>
      <w:proofErr w:type="spellStart"/>
      <w:r w:rsidR="005E410B">
        <w:t>Jupyter</w:t>
      </w:r>
      <w:proofErr w:type="spellEnd"/>
      <w:r w:rsidR="005E410B">
        <w:t xml:space="preserve"> notebook in the WE1S Virtual Workspace System generates an on-the-fly Web site showing a dynamic, interactive view of a topic model in Andrew Goldstone</w:t>
      </w:r>
      <w:r w:rsidR="00737F78">
        <w:t>’</w:t>
      </w:r>
      <w:r w:rsidR="005E410B">
        <w:t xml:space="preserve">s </w:t>
      </w:r>
      <w:hyperlink r:id="rId49" w:history="1">
        <w:proofErr w:type="spellStart"/>
        <w:r w:rsidR="005E410B" w:rsidRPr="002D4A08">
          <w:rPr>
            <w:rStyle w:val="Hyperlink"/>
          </w:rPr>
          <w:t>dfr</w:t>
        </w:r>
        <w:proofErr w:type="spellEnd"/>
        <w:r w:rsidR="005E410B" w:rsidRPr="002D4A08">
          <w:rPr>
            <w:rStyle w:val="Hyperlink"/>
          </w:rPr>
          <w:t>-browser</w:t>
        </w:r>
      </w:hyperlink>
      <w:r w:rsidR="005E410B">
        <w:t xml:space="preserve"> interface</w:t>
      </w:r>
      <w:r w:rsidR="005E410B">
        <w:rPr>
          <w:noProof/>
        </w:rPr>
        <w:t xml:space="preserve">. This Web site can be automatically </w:t>
      </w:r>
      <w:r w:rsidR="005E410B">
        <w:t>and</w:t>
      </w:r>
      <w:r w:rsidR="005E410B">
        <w:rPr>
          <w:noProof/>
        </w:rPr>
        <w:t xml:space="preserve"> iteratively recreated </w:t>
      </w:r>
      <w:r w:rsidR="005E410B">
        <w:rPr>
          <w:noProof/>
        </w:rPr>
        <w:lastRenderedPageBreak/>
        <w:t>whenever the underlying data workflow is changed (e.g., when a workflow is repeated using different parts of the corpus or different topic-modeling parameters).</w:t>
      </w:r>
      <w:r w:rsidR="005E410B" w:rsidRPr="00C14EE0">
        <w:rPr>
          <w:noProof/>
        </w:rPr>
        <w:t xml:space="preserve"> </w:t>
      </w:r>
    </w:p>
    <w:p w14:paraId="0DCF9A75" w14:textId="215158D5" w:rsidR="005E410B" w:rsidRPr="0008552D" w:rsidRDefault="00415130" w:rsidP="005E410B">
      <w:pPr>
        <w:pStyle w:val="Heading4"/>
        <w:ind w:left="360"/>
      </w:pPr>
      <w:r w:rsidRPr="0008552D">
        <w:t>5</w:t>
      </w:r>
      <w:r w:rsidR="005E410B" w:rsidRPr="0008552D">
        <w:t xml:space="preserve">. Interpretation </w:t>
      </w:r>
      <w:r w:rsidR="005E410B" w:rsidRPr="0008552D">
        <w:rPr>
          <w:highlight w:val="white"/>
        </w:rPr>
        <w:t>Protocol</w:t>
      </w:r>
      <w:r w:rsidR="005E410B" w:rsidRPr="0008552D">
        <w:t xml:space="preserve"> </w:t>
      </w:r>
      <w:r w:rsidR="005E410B" w:rsidRPr="00525D9D">
        <w:rPr>
          <w:color w:val="424242"/>
          <w:highlight w:val="white"/>
        </w:rPr>
        <w:t>for</w:t>
      </w:r>
      <w:r w:rsidR="005E410B" w:rsidRPr="0008552D">
        <w:t xml:space="preserve"> Topic Models</w:t>
      </w:r>
    </w:p>
    <w:p w14:paraId="772622FC" w14:textId="4D1D827E" w:rsidR="00737831" w:rsidRDefault="00364C5A">
      <w:pPr>
        <w:spacing w:before="120"/>
        <w:ind w:left="360"/>
      </w:pPr>
      <w:r>
        <w:t xml:space="preserve">Because complex </w:t>
      </w:r>
      <w:r w:rsidR="00CD45A7">
        <w:t>data-</w:t>
      </w:r>
      <w:r>
        <w:t xml:space="preserve">analysis </w:t>
      </w:r>
      <w:r w:rsidR="00CD45A7">
        <w:t xml:space="preserve">sequences </w:t>
      </w:r>
      <w:r>
        <w:t xml:space="preserve">can have a </w:t>
      </w:r>
      <w:r w:rsidR="00737F78">
        <w:t>“</w:t>
      </w:r>
      <w:r>
        <w:t>black box</w:t>
      </w:r>
      <w:r w:rsidR="00737F78">
        <w:t>”</w:t>
      </w:r>
      <w:r>
        <w:t xml:space="preserve"> effect, o</w:t>
      </w:r>
      <w:r w:rsidR="005E410B">
        <w:t xml:space="preserve">ne of the needs </w:t>
      </w:r>
      <w:r w:rsidR="00FF3730">
        <w:t>of</w:t>
      </w:r>
      <w:r>
        <w:t xml:space="preserve"> current </w:t>
      </w:r>
      <w:r w:rsidRPr="00525D9D">
        <w:rPr>
          <w:i/>
        </w:rPr>
        <w:t xml:space="preserve">in </w:t>
      </w:r>
      <w:proofErr w:type="spellStart"/>
      <w:r w:rsidRPr="00525D9D">
        <w:rPr>
          <w:i/>
        </w:rPr>
        <w:t>silico</w:t>
      </w:r>
      <w:proofErr w:type="spellEnd"/>
      <w:r>
        <w:t xml:space="preserve"> science is </w:t>
      </w:r>
      <w:r w:rsidR="00FA2C46">
        <w:t xml:space="preserve">not just to </w:t>
      </w:r>
      <w:r w:rsidR="00550BE5">
        <w:t xml:space="preserve">document </w:t>
      </w:r>
      <w:r w:rsidR="007063E4">
        <w:t xml:space="preserve">technical workflows </w:t>
      </w:r>
      <w:r w:rsidR="00550BE5">
        <w:t xml:space="preserve">for reproducibility but also </w:t>
      </w:r>
      <w:r w:rsidR="00FA2C46">
        <w:t xml:space="preserve">to make </w:t>
      </w:r>
      <w:r w:rsidR="00764F5C">
        <w:t xml:space="preserve">humanly understandable </w:t>
      </w:r>
      <w:r w:rsidR="007063E4">
        <w:t xml:space="preserve">the </w:t>
      </w:r>
      <w:r w:rsidR="00550BE5">
        <w:t xml:space="preserve">steps </w:t>
      </w:r>
      <w:r w:rsidR="00E1249C">
        <w:t xml:space="preserve">in </w:t>
      </w:r>
      <w:r w:rsidR="00CD45A7">
        <w:t>a</w:t>
      </w:r>
      <w:r w:rsidR="00E1249C">
        <w:t xml:space="preserve"> workflow</w:t>
      </w:r>
      <w:r w:rsidR="006729B7">
        <w:t xml:space="preserve">. The goal is to </w:t>
      </w:r>
      <w:r w:rsidR="00587D81">
        <w:t>f</w:t>
      </w:r>
      <w:r w:rsidR="00FA2C46">
        <w:t>acilitat</w:t>
      </w:r>
      <w:r w:rsidR="006729B7">
        <w:t>e</w:t>
      </w:r>
      <w:r w:rsidR="00FA2C46">
        <w:t xml:space="preserve"> </w:t>
      </w:r>
      <w:r w:rsidR="00E1249C">
        <w:t xml:space="preserve">the interpretation of results. </w:t>
      </w:r>
      <w:r>
        <w:t>For example, a recent paper by</w:t>
      </w:r>
      <w:r w:rsidRPr="00364C5A">
        <w:t xml:space="preserve"> Yolanda</w:t>
      </w:r>
      <w:r>
        <w:t xml:space="preserve"> Gil</w:t>
      </w:r>
      <w:r w:rsidRPr="00364C5A">
        <w:t xml:space="preserve"> and Daniel </w:t>
      </w:r>
      <w:proofErr w:type="spellStart"/>
      <w:r w:rsidRPr="00364C5A">
        <w:t>Garijo</w:t>
      </w:r>
      <w:proofErr w:type="spellEnd"/>
      <w:r>
        <w:t xml:space="preserve"> titled </w:t>
      </w:r>
      <w:r w:rsidR="00737F78">
        <w:t>“</w:t>
      </w:r>
      <w:r w:rsidRPr="00364C5A">
        <w:t>Tow</w:t>
      </w:r>
      <w:r>
        <w:t>ards Automating Data Narratives</w:t>
      </w:r>
      <w:r w:rsidR="00737F78">
        <w:t>”</w:t>
      </w:r>
      <w:r>
        <w:t xml:space="preserve"> provides proof-of-concept for the automatic </w:t>
      </w:r>
      <w:r w:rsidR="00CD45A7">
        <w:t>creation</w:t>
      </w:r>
      <w:r>
        <w:t xml:space="preserve"> of prose </w:t>
      </w:r>
      <w:r w:rsidR="00737F78">
        <w:t>“</w:t>
      </w:r>
      <w:r>
        <w:t>narratives</w:t>
      </w:r>
      <w:r w:rsidR="00737F78">
        <w:t>”</w:t>
      </w:r>
      <w:r>
        <w:t xml:space="preserve"> of </w:t>
      </w:r>
      <w:r w:rsidR="00CD45A7">
        <w:t xml:space="preserve">data workflows </w:t>
      </w:r>
      <w:r w:rsidR="00487528">
        <w:t xml:space="preserve">from the </w:t>
      </w:r>
      <w:r w:rsidR="00717957">
        <w:t xml:space="preserve">steps </w:t>
      </w:r>
      <w:r w:rsidR="00CD45A7">
        <w:t>recorded in the Wings workflow system</w:t>
      </w:r>
      <w:r w:rsidR="00737831">
        <w:t>. An example of such machine-generated explanation quoted in their paper is as follows:</w:t>
      </w:r>
    </w:p>
    <w:p w14:paraId="2E8D4177" w14:textId="7FF1A77B" w:rsidR="00550BE5" w:rsidRPr="00525D9D" w:rsidRDefault="00737831" w:rsidP="00525D9D">
      <w:pPr>
        <w:spacing w:before="120"/>
        <w:ind w:left="1080"/>
        <w:rPr>
          <w:sz w:val="20"/>
          <w:szCs w:val="20"/>
        </w:rPr>
      </w:pPr>
      <w:r w:rsidRPr="00525D9D">
        <w:rPr>
          <w:sz w:val="20"/>
          <w:szCs w:val="20"/>
        </w:rPr>
        <w:t xml:space="preserve">The topic modeling method has five steps. The first one, Stop words step, uses an input dataset and a words dataset to produce a filtered result. Next, the Small words step consumes that output to produce another filtered result. The next step is the Format dataset a reformatting step which adapts the result for the Train topics step. Next, the </w:t>
      </w:r>
      <w:proofErr w:type="spellStart"/>
      <w:r w:rsidRPr="00525D9D">
        <w:rPr>
          <w:sz w:val="20"/>
          <w:szCs w:val="20"/>
        </w:rPr>
        <w:t>TrainTopics</w:t>
      </w:r>
      <w:proofErr w:type="spellEnd"/>
      <w:r w:rsidRPr="00525D9D">
        <w:rPr>
          <w:sz w:val="20"/>
          <w:szCs w:val="20"/>
        </w:rPr>
        <w:t xml:space="preserve"> step produces an output topics dataset. Finally the Plot topics step is [</w:t>
      </w:r>
      <w:r w:rsidRPr="00525D9D">
        <w:rPr>
          <w:i/>
          <w:sz w:val="20"/>
          <w:szCs w:val="20"/>
        </w:rPr>
        <w:t>sic</w:t>
      </w:r>
      <w:r w:rsidRPr="00525D9D">
        <w:rPr>
          <w:sz w:val="20"/>
          <w:szCs w:val="20"/>
        </w:rPr>
        <w:t>] takes the output topics dataset to create the term-topic matrix visualization.</w:t>
      </w:r>
    </w:p>
    <w:p w14:paraId="70652E34" w14:textId="4C4DF8AC" w:rsidR="005E410B" w:rsidRDefault="0041120F">
      <w:pPr>
        <w:spacing w:before="120"/>
        <w:ind w:left="360"/>
      </w:pPr>
      <w:r>
        <w:t>D</w:t>
      </w:r>
      <w:r w:rsidR="005320CE">
        <w:t>igital humanities research</w:t>
      </w:r>
      <w:r>
        <w:t>, of course,</w:t>
      </w:r>
      <w:r w:rsidR="005320CE">
        <w:t xml:space="preserve"> </w:t>
      </w:r>
      <w:r w:rsidR="00E03E78">
        <w:t xml:space="preserve">is rooted not just in data science but also long-standing traditions of humanistic hermeneutics, including </w:t>
      </w:r>
      <w:r>
        <w:t xml:space="preserve">the critical scrutiny of how humans </w:t>
      </w:r>
      <w:r w:rsidR="00737F78">
        <w:t>“</w:t>
      </w:r>
      <w:r>
        <w:t>read</w:t>
      </w:r>
      <w:r w:rsidR="00737F78">
        <w:t>”</w:t>
      </w:r>
      <w:r>
        <w:t xml:space="preserve"> and </w:t>
      </w:r>
      <w:r w:rsidR="00737F78">
        <w:t>“</w:t>
      </w:r>
      <w:r>
        <w:t>interpret</w:t>
      </w:r>
      <w:r w:rsidR="00737F78">
        <w:t>”</w:t>
      </w:r>
      <w:r>
        <w:t xml:space="preserve"> materials. </w:t>
      </w:r>
      <w:r w:rsidR="009D4428">
        <w:t>D</w:t>
      </w:r>
      <w:r w:rsidR="00027464">
        <w:t xml:space="preserve">igital humanists </w:t>
      </w:r>
      <w:r w:rsidR="009D4428">
        <w:t>thus c</w:t>
      </w:r>
      <w:r w:rsidR="00027464">
        <w:t xml:space="preserve">arry the extra burden of needing to make visible the machine-to-human and human-to-human interpretive steps hidden in </w:t>
      </w:r>
      <w:r w:rsidR="00537395">
        <w:t xml:space="preserve">such </w:t>
      </w:r>
      <w:r w:rsidR="00027464">
        <w:t xml:space="preserve">scientific narrations of process as </w:t>
      </w:r>
      <w:r w:rsidR="00537395">
        <w:t xml:space="preserve">the one </w:t>
      </w:r>
      <w:r w:rsidR="0009427A">
        <w:t xml:space="preserve">instanced </w:t>
      </w:r>
      <w:r w:rsidR="00027464">
        <w:t>above</w:t>
      </w:r>
      <w:del w:id="68" w:author="Scott Kleinman" w:date="2017-10-02T08:58:00Z">
        <w:r w:rsidR="008B0299" w:rsidDel="00BB17B5">
          <w:delText>--</w:delText>
        </w:r>
      </w:del>
      <w:ins w:id="69" w:author="Scott Kleinman" w:date="2017-10-02T08:58:00Z">
        <w:r w:rsidR="00BB17B5">
          <w:t>―</w:t>
        </w:r>
      </w:ins>
      <w:r w:rsidR="008B0299">
        <w:t xml:space="preserve">for example, </w:t>
      </w:r>
      <w:r w:rsidR="001B217C">
        <w:t xml:space="preserve">steps involving </w:t>
      </w:r>
      <w:r w:rsidR="008B0299">
        <w:t xml:space="preserve">how </w:t>
      </w:r>
      <w:r w:rsidR="009B292F">
        <w:t>researchers</w:t>
      </w:r>
      <w:r w:rsidR="008B0299">
        <w:t xml:space="preserve"> read a topic model and how </w:t>
      </w:r>
      <w:r w:rsidR="009B292F">
        <w:t>researchers</w:t>
      </w:r>
      <w:r w:rsidR="008B0299">
        <w:t xml:space="preserve"> communicate</w:t>
      </w:r>
      <w:r w:rsidR="00DC7FCE">
        <w:t xml:space="preserve">, </w:t>
      </w:r>
      <w:r w:rsidR="001B217C">
        <w:t>discuss</w:t>
      </w:r>
      <w:r w:rsidR="00DC7FCE">
        <w:t xml:space="preserve">, and provide evidence for </w:t>
      </w:r>
      <w:r w:rsidR="008B0299">
        <w:t xml:space="preserve">observations about topic </w:t>
      </w:r>
      <w:r w:rsidR="00DC7FCE">
        <w:t xml:space="preserve">models </w:t>
      </w:r>
      <w:r w:rsidR="001B217C">
        <w:t xml:space="preserve">to reach </w:t>
      </w:r>
      <w:r w:rsidR="00DC7FCE">
        <w:t>credible c</w:t>
      </w:r>
      <w:r w:rsidR="001B217C">
        <w:t>onclusions</w:t>
      </w:r>
      <w:r w:rsidR="008B0299">
        <w:t>.</w:t>
      </w:r>
      <w:r w:rsidR="004171A3">
        <w:t xml:space="preserve"> Yet there are currently no </w:t>
      </w:r>
      <w:r w:rsidR="00F015DD">
        <w:t xml:space="preserve">best practices in </w:t>
      </w:r>
      <w:r w:rsidR="0051061A">
        <w:t xml:space="preserve">the </w:t>
      </w:r>
      <w:r w:rsidR="004171A3">
        <w:t xml:space="preserve">digital humanities </w:t>
      </w:r>
      <w:r w:rsidR="005350CE">
        <w:t>for explaining data workflow, let alone with attention to the act of human interpretation.</w:t>
      </w:r>
      <w:r w:rsidR="004171A3">
        <w:t xml:space="preserve"> </w:t>
      </w:r>
      <w:r w:rsidR="00DE797B">
        <w:t>I</w:t>
      </w:r>
      <w:r w:rsidR="005E410B">
        <w:t xml:space="preserve">n the case of topic modeling in the digital humanities, for example, there are few studies that provide transparent descriptions of the interpretive assumptions, steps, and iterations needed to decide how many topics to seek, what topics are interesting, how the topic model guides the </w:t>
      </w:r>
      <w:r w:rsidR="00576991">
        <w:t>researcher</w:t>
      </w:r>
      <w:r w:rsidR="005E410B">
        <w:t xml:space="preserve"> back to specific articles for examination (and vice versa), and how groups of researchers collaborate in using a topic model to generate hypotheses or come to conclusions.</w:t>
      </w:r>
    </w:p>
    <w:p w14:paraId="74AA6777" w14:textId="7072E0FC" w:rsidR="005E410B" w:rsidRDefault="0015332E">
      <w:pPr>
        <w:spacing w:before="120"/>
        <w:ind w:left="360"/>
      </w:pPr>
      <w:r>
        <w:t xml:space="preserve">As part of its technical methods, </w:t>
      </w:r>
      <w:r w:rsidR="005E410B">
        <w:t xml:space="preserve">WE1S is </w:t>
      </w:r>
      <w:r w:rsidR="002B71E7">
        <w:t>developing</w:t>
      </w:r>
      <w:r w:rsidR="005E410B">
        <w:t xml:space="preserve"> a topic-model interpretation protocol that </w:t>
      </w:r>
      <w:r w:rsidR="002B71E7">
        <w:t xml:space="preserve">declares in </w:t>
      </w:r>
      <w:r w:rsidR="00AE4784">
        <w:t>understandable</w:t>
      </w:r>
      <w:r w:rsidR="002B71E7">
        <w:t xml:space="preserve"> form (as part of a manifest workflow) </w:t>
      </w:r>
      <w:r w:rsidR="005E410B">
        <w:t xml:space="preserve">step-by-step interactions between machine learning and </w:t>
      </w:r>
      <w:r w:rsidR="008F2CD3">
        <w:t>researcher</w:t>
      </w:r>
      <w:r w:rsidR="005E410B">
        <w:t xml:space="preserve"> interpretation/collaboration (e.g., when in the process </w:t>
      </w:r>
      <w:r w:rsidR="00AA1323">
        <w:t>researchers</w:t>
      </w:r>
      <w:r w:rsidR="005E410B">
        <w:t xml:space="preserve"> convene to interpret a topic model; what outputs, visualizations, and secondary algorithmic </w:t>
      </w:r>
      <w:r w:rsidR="005E410B" w:rsidRPr="00160108">
        <w:rPr>
          <w:color w:val="424242"/>
          <w:sz w:val="21"/>
          <w:szCs w:val="21"/>
          <w:highlight w:val="white"/>
        </w:rPr>
        <w:t>products</w:t>
      </w:r>
      <w:r w:rsidR="005E410B">
        <w:t xml:space="preserve"> such as </w:t>
      </w:r>
      <w:r w:rsidR="002B71E7">
        <w:t xml:space="preserve">Principal Component Analysis or hierarchical </w:t>
      </w:r>
      <w:proofErr w:type="spellStart"/>
      <w:r w:rsidR="005E410B">
        <w:t>clusterings</w:t>
      </w:r>
      <w:proofErr w:type="spellEnd"/>
      <w:r w:rsidR="005E410B">
        <w:t xml:space="preserve"> are used</w:t>
      </w:r>
      <w:r w:rsidR="002B71E7">
        <w:t xml:space="preserve"> to deduce groups of topics</w:t>
      </w:r>
      <w:r w:rsidR="005E410B">
        <w:t xml:space="preserve">; how </w:t>
      </w:r>
      <w:r w:rsidR="00AA1323">
        <w:t>researchers</w:t>
      </w:r>
      <w:r w:rsidR="005E410B">
        <w:t xml:space="preserve"> discuss a topic model; </w:t>
      </w:r>
      <w:r w:rsidR="004A1EC9">
        <w:t xml:space="preserve">and </w:t>
      </w:r>
      <w:r w:rsidR="005E410B">
        <w:t xml:space="preserve">how topic models and interpretive acts are iterated). </w:t>
      </w:r>
      <w:r w:rsidR="00A8625D">
        <w:t>The goal is no</w:t>
      </w:r>
      <w:r>
        <w:t xml:space="preserve">t to assert </w:t>
      </w:r>
      <w:r w:rsidRPr="00525D9D">
        <w:rPr>
          <w:i/>
        </w:rPr>
        <w:t>the</w:t>
      </w:r>
      <w:r w:rsidR="00A8625D">
        <w:t xml:space="preserve"> definitive topic-model interpretation process (because this will be different depending on the nature of </w:t>
      </w:r>
      <w:r w:rsidR="004E28CE">
        <w:t>a</w:t>
      </w:r>
      <w:r w:rsidR="00A8625D">
        <w:t xml:space="preserve"> project, </w:t>
      </w:r>
      <w:r w:rsidR="004E28CE">
        <w:t xml:space="preserve">its </w:t>
      </w:r>
      <w:r w:rsidR="00A8625D">
        <w:t xml:space="preserve">materials, and </w:t>
      </w:r>
      <w:r w:rsidR="004E28CE">
        <w:t>its personnel</w:t>
      </w:r>
      <w:r w:rsidR="00A8625D">
        <w:t>)</w:t>
      </w:r>
      <w:r w:rsidR="00D96A40">
        <w:t>, but to declare</w:t>
      </w:r>
      <w:r w:rsidR="00D96A40" w:rsidRPr="00D96A40">
        <w:t xml:space="preserve"> </w:t>
      </w:r>
      <w:r w:rsidR="00AE4784">
        <w:rPr>
          <w:i/>
        </w:rPr>
        <w:t>a</w:t>
      </w:r>
      <w:r w:rsidR="00D96A40">
        <w:t xml:space="preserve"> topic model interpretation process that can then </w:t>
      </w:r>
      <w:r w:rsidR="00543FE1">
        <w:t xml:space="preserve">serve as a model and </w:t>
      </w:r>
      <w:r w:rsidR="00D96A40">
        <w:t xml:space="preserve">be adapted, improved, and </w:t>
      </w:r>
      <w:r w:rsidR="00D96A40">
        <w:lastRenderedPageBreak/>
        <w:t xml:space="preserve">varied by </w:t>
      </w:r>
      <w:r w:rsidR="005E410B">
        <w:t>the larger DH community.</w:t>
      </w:r>
      <w:r w:rsidR="00753D2C">
        <w:t xml:space="preserve"> It may be that over time one or several kinds of digital-humanities data interpretation </w:t>
      </w:r>
      <w:r w:rsidR="0086194F">
        <w:t>protocol</w:t>
      </w:r>
      <w:r w:rsidR="00D420FC">
        <w:t>s</w:t>
      </w:r>
      <w:r w:rsidR="00753D2C">
        <w:t xml:space="preserve"> will evolve as shared conventions.</w:t>
      </w:r>
    </w:p>
    <w:p w14:paraId="485033B2" w14:textId="07C4E9FC" w:rsidR="005E410B" w:rsidRDefault="002A65DD" w:rsidP="005E410B">
      <w:pPr>
        <w:spacing w:before="120"/>
        <w:ind w:left="360"/>
      </w:pPr>
      <w:r>
        <w:t>While still in progress, t</w:t>
      </w:r>
      <w:r w:rsidR="005E410B">
        <w:t xml:space="preserve">he WE1S </w:t>
      </w:r>
      <w:r>
        <w:t xml:space="preserve">topic-model </w:t>
      </w:r>
      <w:r w:rsidR="005E410B">
        <w:t xml:space="preserve">interpretation protocol </w:t>
      </w:r>
      <w:r w:rsidR="00467A1F">
        <w:t>is currently drafted to specify a s</w:t>
      </w:r>
      <w:r w:rsidR="005E410B">
        <w:t xml:space="preserve">equence of interpretive </w:t>
      </w:r>
      <w:r w:rsidR="00467A1F">
        <w:t xml:space="preserve">steps as follows (showing only high-level steps). These steps will eventually </w:t>
      </w:r>
      <w:r w:rsidR="005E410B" w:rsidRPr="00C16FEF">
        <w:t xml:space="preserve">be documented in JSON-formatted manifests according to the WE1S </w:t>
      </w:r>
      <w:r w:rsidR="005E410B">
        <w:t>m</w:t>
      </w:r>
      <w:r w:rsidR="005E410B" w:rsidRPr="00C16FEF">
        <w:t xml:space="preserve">anifest </w:t>
      </w:r>
      <w:r w:rsidR="005E410B">
        <w:t>framework</w:t>
      </w:r>
      <w:r w:rsidR="005E410B" w:rsidRPr="00C16FEF">
        <w:t>. This will allow for provenance tracking</w:t>
      </w:r>
      <w:r w:rsidR="005E410B">
        <w:t xml:space="preserve"> of interpretation workflows</w:t>
      </w:r>
      <w:r w:rsidR="005E410B" w:rsidRPr="00C16FEF">
        <w:t xml:space="preserve">, </w:t>
      </w:r>
      <w:r w:rsidR="005E410B">
        <w:t xml:space="preserve">the </w:t>
      </w:r>
      <w:r w:rsidR="005E410B" w:rsidRPr="00C16FEF">
        <w:t xml:space="preserve">sharing </w:t>
      </w:r>
      <w:r w:rsidR="005E410B">
        <w:t xml:space="preserve">of such workflows </w:t>
      </w:r>
      <w:r w:rsidR="005E410B" w:rsidRPr="00C16FEF">
        <w:t>with other projects</w:t>
      </w:r>
      <w:r w:rsidR="005E410B">
        <w:t>, and the automation of steps that facilitate interpretation</w:t>
      </w:r>
      <w:del w:id="70" w:author="Scott Kleinman" w:date="2017-10-02T08:58:00Z">
        <w:r w:rsidR="005E410B" w:rsidDel="00BB17B5">
          <w:delText>--</w:delText>
        </w:r>
      </w:del>
      <w:ins w:id="71" w:author="Scott Kleinman" w:date="2017-10-02T08:58:00Z">
        <w:r w:rsidR="00BB17B5">
          <w:t>―</w:t>
        </w:r>
      </w:ins>
      <w:proofErr w:type="gramStart"/>
      <w:r w:rsidR="005E410B">
        <w:t>e.g.,</w:t>
      </w:r>
      <w:proofErr w:type="gramEnd"/>
      <w:r w:rsidR="005E410B">
        <w:t xml:space="preserve"> allowing the WE1S Virtual Workspace System to generate visualization aids at appropriate moments as the interpretation process unfolds).</w:t>
      </w:r>
    </w:p>
    <w:p w14:paraId="47DC0A0E" w14:textId="77777777" w:rsidR="005E410B" w:rsidRPr="00525D9D" w:rsidRDefault="005E410B" w:rsidP="00365AA0">
      <w:pPr>
        <w:pStyle w:val="ListParagraph"/>
        <w:numPr>
          <w:ilvl w:val="0"/>
          <w:numId w:val="3"/>
        </w:numPr>
        <w:spacing w:before="120"/>
        <w:ind w:left="1080" w:hanging="360"/>
        <w:contextualSpacing w:val="0"/>
        <w:rPr>
          <w:i/>
        </w:rPr>
      </w:pPr>
      <w:r w:rsidRPr="00525D9D">
        <w:rPr>
          <w:i/>
        </w:rPr>
        <w:t>Interpretation Stage 1</w:t>
      </w:r>
    </w:p>
    <w:p w14:paraId="5F7AA57C" w14:textId="77777777" w:rsidR="005E410B" w:rsidRDefault="005E410B" w:rsidP="00365AA0">
      <w:pPr>
        <w:numPr>
          <w:ilvl w:val="1"/>
          <w:numId w:val="1"/>
        </w:numPr>
        <w:ind w:left="1440" w:hanging="360"/>
        <w:contextualSpacing/>
      </w:pPr>
      <w:r>
        <w:t>Automatic generation of topic models at various scales of granularity and with different parameters.</w:t>
      </w:r>
    </w:p>
    <w:p w14:paraId="7F2B5D2F" w14:textId="105FD38E" w:rsidR="005E410B" w:rsidRDefault="005E410B" w:rsidP="00365AA0">
      <w:pPr>
        <w:numPr>
          <w:ilvl w:val="1"/>
          <w:numId w:val="1"/>
        </w:numPr>
        <w:ind w:left="1440" w:hanging="360"/>
        <w:contextualSpacing/>
      </w:pPr>
      <w:r>
        <w:t xml:space="preserve">Automatic and manual creation of materials to facilitate interpretation of topic models (e.g., visualizations of topics, </w:t>
      </w:r>
      <w:r w:rsidR="005C153D">
        <w:t xml:space="preserve">classifications and </w:t>
      </w:r>
      <w:r>
        <w:t>cluster analyses of topics)</w:t>
      </w:r>
      <w:ins w:id="72" w:author="Scott Kleinman" w:date="2017-10-02T09:13:00Z">
        <w:r w:rsidR="003A4570">
          <w:t>.</w:t>
        </w:r>
      </w:ins>
    </w:p>
    <w:p w14:paraId="3DA2DDCB" w14:textId="4743A8F5" w:rsidR="005E410B" w:rsidRDefault="005E410B" w:rsidP="00365AA0">
      <w:pPr>
        <w:numPr>
          <w:ilvl w:val="1"/>
          <w:numId w:val="1"/>
        </w:numPr>
        <w:ind w:left="1440" w:hanging="360"/>
        <w:contextualSpacing/>
      </w:pPr>
      <w:r>
        <w:t xml:space="preserve">Initial </w:t>
      </w:r>
      <w:r w:rsidR="00337C90">
        <w:t>researcher</w:t>
      </w:r>
      <w:r w:rsidR="00E840A1">
        <w:t xml:space="preserve"> assessment of topic models </w:t>
      </w:r>
      <w:r>
        <w:t>by a team working according to a checklist of steps</w:t>
      </w:r>
      <w:r w:rsidR="00E840A1">
        <w:t xml:space="preserve"> defined for the WE1S project but adaptable with variation to other projects. (For example, given the nature of the newspaper articles that are its primary material, WE1S will work out an optimal way to condu</w:t>
      </w:r>
      <w:r w:rsidR="00F64B57">
        <w:t>ct initial assessment of the us</w:t>
      </w:r>
      <w:r w:rsidR="00E840A1">
        <w:t>ability of a topic model by</w:t>
      </w:r>
      <w:r w:rsidR="00337C90" w:rsidRPr="00337C90">
        <w:t xml:space="preserve"> inspecting topics flagged for attention as not immediately recognizable or comprehensible, e.g.</w:t>
      </w:r>
      <w:r w:rsidR="00337C90">
        <w:t>,</w:t>
      </w:r>
      <w:r w:rsidR="00337C90" w:rsidRPr="00337C90">
        <w:t xml:space="preserve"> by reading samples of </w:t>
      </w:r>
      <w:r w:rsidR="009B4BA3">
        <w:t xml:space="preserve">the </w:t>
      </w:r>
      <w:r w:rsidR="00337C90" w:rsidRPr="00337C90">
        <w:t xml:space="preserve">top articles </w:t>
      </w:r>
      <w:r w:rsidR="009B4BA3">
        <w:t xml:space="preserve">contributing </w:t>
      </w:r>
      <w:r w:rsidR="00337C90" w:rsidRPr="00337C90">
        <w:t>to those topics</w:t>
      </w:r>
      <w:del w:id="73" w:author="Scott Kleinman" w:date="2017-10-02T09:13:00Z">
        <w:r w:rsidR="00337C90" w:rsidRPr="00337C90" w:rsidDel="003A4570">
          <w:delText>.</w:delText>
        </w:r>
      </w:del>
      <w:r w:rsidR="00337C90" w:rsidRPr="00337C90">
        <w:t>)</w:t>
      </w:r>
      <w:ins w:id="74" w:author="Scott Kleinman" w:date="2017-10-02T09:13:00Z">
        <w:r w:rsidR="003A4570">
          <w:t>.</w:t>
        </w:r>
      </w:ins>
    </w:p>
    <w:p w14:paraId="2C238931" w14:textId="77777777" w:rsidR="005E410B" w:rsidRPr="00525D9D" w:rsidRDefault="005E410B" w:rsidP="00365AA0">
      <w:pPr>
        <w:pStyle w:val="ListParagraph"/>
        <w:numPr>
          <w:ilvl w:val="0"/>
          <w:numId w:val="3"/>
        </w:numPr>
        <w:spacing w:before="120"/>
        <w:ind w:left="1080" w:hanging="360"/>
        <w:contextualSpacing w:val="0"/>
        <w:rPr>
          <w:i/>
        </w:rPr>
      </w:pPr>
      <w:r w:rsidRPr="00525D9D">
        <w:rPr>
          <w:i/>
        </w:rPr>
        <w:t>Interpretation Stage 2</w:t>
      </w:r>
    </w:p>
    <w:p w14:paraId="6A52EB79" w14:textId="4092CE90" w:rsidR="005E410B" w:rsidRDefault="005E410B" w:rsidP="00365AA0">
      <w:pPr>
        <w:numPr>
          <w:ilvl w:val="1"/>
          <w:numId w:val="1"/>
        </w:numPr>
        <w:ind w:left="1440" w:hanging="360"/>
        <w:contextualSpacing/>
      </w:pPr>
      <w:r>
        <w:t xml:space="preserve">Reiterated automatic generation of topic models for optimization based on initial </w:t>
      </w:r>
      <w:r w:rsidR="003A52BF">
        <w:t>researcher</w:t>
      </w:r>
      <w:r>
        <w:t xml:space="preserve"> assessment of preliminary results.</w:t>
      </w:r>
    </w:p>
    <w:p w14:paraId="377293F2" w14:textId="186D8D27" w:rsidR="0086194F" w:rsidRDefault="005E410B" w:rsidP="00365AA0">
      <w:pPr>
        <w:numPr>
          <w:ilvl w:val="1"/>
          <w:numId w:val="1"/>
        </w:numPr>
        <w:ind w:left="1440" w:hanging="360"/>
        <w:contextualSpacing/>
      </w:pPr>
      <w:r>
        <w:t xml:space="preserve">Detailed </w:t>
      </w:r>
      <w:r w:rsidR="003A52BF">
        <w:t>researcher</w:t>
      </w:r>
      <w:r>
        <w:t xml:space="preserve"> analysis of topic models (by a team working according to a checklist of steps</w:t>
      </w:r>
      <w:r w:rsidR="00643F44">
        <w:t xml:space="preserve"> that reiterate those mentioned above but also add such extra steps as reading more sample articles</w:t>
      </w:r>
      <w:r w:rsidR="00007644">
        <w:t xml:space="preserve">, </w:t>
      </w:r>
      <w:r w:rsidR="00643F44">
        <w:t xml:space="preserve">comparing articles that contain a high proportion of the same topics, or </w:t>
      </w:r>
      <w:r w:rsidR="00007644">
        <w:t xml:space="preserve">using statistical clustering aids </w:t>
      </w:r>
      <w:r w:rsidR="00AC279F">
        <w:t>such as the hier</w:t>
      </w:r>
      <w:r w:rsidR="0070609A">
        <w:t>ar</w:t>
      </w:r>
      <w:r w:rsidR="00AC279F">
        <w:t xml:space="preserve">chical </w:t>
      </w:r>
      <w:proofErr w:type="spellStart"/>
      <w:r w:rsidR="00F64B57">
        <w:t>dendrogram</w:t>
      </w:r>
      <w:proofErr w:type="spellEnd"/>
      <w:r w:rsidR="00AC279F">
        <w:t xml:space="preserve"> </w:t>
      </w:r>
      <w:r w:rsidR="00F64B57">
        <w:t>visualizations</w:t>
      </w:r>
      <w:r w:rsidR="00AC279F">
        <w:t xml:space="preserve"> produced </w:t>
      </w:r>
      <w:r w:rsidR="00B23477">
        <w:t>in</w:t>
      </w:r>
      <w:r w:rsidR="00AC279F">
        <w:t xml:space="preserve"> </w:t>
      </w:r>
      <w:proofErr w:type="spellStart"/>
      <w:r w:rsidR="00AC279F">
        <w:t>Lexos</w:t>
      </w:r>
      <w:proofErr w:type="spellEnd"/>
      <w:r w:rsidR="00B23477">
        <w:t xml:space="preserve"> to group topics</w:t>
      </w:r>
      <w:r>
        <w:t>)</w:t>
      </w:r>
      <w:r w:rsidR="00643F44">
        <w:t>.</w:t>
      </w:r>
    </w:p>
    <w:p w14:paraId="5C282E0E" w14:textId="04669182" w:rsidR="0086194F" w:rsidRDefault="005E410B" w:rsidP="00365AA0">
      <w:pPr>
        <w:numPr>
          <w:ilvl w:val="1"/>
          <w:numId w:val="1"/>
        </w:numPr>
        <w:ind w:left="1440" w:hanging="360"/>
        <w:contextualSpacing/>
      </w:pPr>
      <w:r>
        <w:t>Study of major topics and clusters of topics</w:t>
      </w:r>
      <w:r w:rsidR="00FA2EA9">
        <w:t>.</w:t>
      </w:r>
    </w:p>
    <w:p w14:paraId="7A2E4C9B" w14:textId="2D637910" w:rsidR="005E410B" w:rsidRDefault="005E410B" w:rsidP="00365AA0">
      <w:pPr>
        <w:numPr>
          <w:ilvl w:val="1"/>
          <w:numId w:val="1"/>
        </w:numPr>
        <w:ind w:left="1440" w:hanging="360"/>
        <w:contextualSpacing/>
      </w:pPr>
      <w:r>
        <w:t>Write-up of analyses and observations in a standard format.</w:t>
      </w:r>
    </w:p>
    <w:p w14:paraId="5D3DC9C6" w14:textId="77777777" w:rsidR="005E410B" w:rsidRPr="00525D9D" w:rsidRDefault="005E410B" w:rsidP="00365AA0">
      <w:pPr>
        <w:pStyle w:val="ListParagraph"/>
        <w:numPr>
          <w:ilvl w:val="0"/>
          <w:numId w:val="3"/>
        </w:numPr>
        <w:spacing w:before="120"/>
        <w:ind w:left="1080" w:hanging="360"/>
        <w:contextualSpacing w:val="0"/>
        <w:rPr>
          <w:i/>
        </w:rPr>
      </w:pPr>
      <w:r w:rsidRPr="00525D9D">
        <w:rPr>
          <w:i/>
        </w:rPr>
        <w:t>Interpretation Stage 3</w:t>
      </w:r>
    </w:p>
    <w:p w14:paraId="26728753" w14:textId="35D1FC65" w:rsidR="005E410B" w:rsidRDefault="003A52BF" w:rsidP="00365AA0">
      <w:pPr>
        <w:numPr>
          <w:ilvl w:val="1"/>
          <w:numId w:val="1"/>
        </w:numPr>
        <w:ind w:left="1440" w:hanging="360"/>
        <w:contextualSpacing/>
      </w:pPr>
      <w:r>
        <w:t>Researcher</w:t>
      </w:r>
      <w:r w:rsidR="005E410B">
        <w:t xml:space="preserve"> comparative analysis (machine-assisted) of correlations/differences between various parts of the corpus as they appear in the topic model (e.g., proportional weight of specific topics in one set of newspapers versus another).</w:t>
      </w:r>
    </w:p>
    <w:p w14:paraId="12BE3F31" w14:textId="5015E43F" w:rsidR="005E410B" w:rsidRDefault="003A52BF" w:rsidP="00365AA0">
      <w:pPr>
        <w:numPr>
          <w:ilvl w:val="1"/>
          <w:numId w:val="1"/>
        </w:numPr>
        <w:ind w:left="1440" w:hanging="360"/>
        <w:contextualSpacing/>
      </w:pPr>
      <w:r>
        <w:t>Researcher</w:t>
      </w:r>
      <w:r w:rsidR="005E410B">
        <w:t xml:space="preserve"> comparative analysis (machine-assisted) of temporal trends in topics (e.g., comparing the 1980s and the 2010s).</w:t>
      </w:r>
    </w:p>
    <w:p w14:paraId="278AEB95" w14:textId="77777777" w:rsidR="005E410B" w:rsidRPr="00525D9D" w:rsidRDefault="005E410B" w:rsidP="00365AA0">
      <w:pPr>
        <w:pStyle w:val="ListParagraph"/>
        <w:numPr>
          <w:ilvl w:val="0"/>
          <w:numId w:val="3"/>
        </w:numPr>
        <w:spacing w:before="120"/>
        <w:ind w:left="1080" w:hanging="360"/>
        <w:contextualSpacing w:val="0"/>
        <w:rPr>
          <w:i/>
        </w:rPr>
      </w:pPr>
      <w:r w:rsidRPr="00525D9D">
        <w:rPr>
          <w:i/>
        </w:rPr>
        <w:t>Interpretation Stage 4</w:t>
      </w:r>
    </w:p>
    <w:p w14:paraId="177C7020" w14:textId="77777777" w:rsidR="005E410B" w:rsidRDefault="005E410B" w:rsidP="00365AA0">
      <w:pPr>
        <w:numPr>
          <w:ilvl w:val="1"/>
          <w:numId w:val="1"/>
        </w:numPr>
        <w:ind w:left="1440" w:hanging="360"/>
        <w:contextualSpacing/>
      </w:pPr>
      <w:r>
        <w:t>Detailed analytical and interpretive reports written in a standard format.</w:t>
      </w:r>
    </w:p>
    <w:p w14:paraId="4AA1E512" w14:textId="16762027" w:rsidR="002B4D46" w:rsidRPr="002B4D46" w:rsidRDefault="005E410B" w:rsidP="00365AA0">
      <w:pPr>
        <w:numPr>
          <w:ilvl w:val="1"/>
          <w:numId w:val="1"/>
        </w:numPr>
        <w:ind w:left="1440" w:hanging="360"/>
        <w:contextualSpacing/>
      </w:pPr>
      <w:r>
        <w:t xml:space="preserve">Creation of </w:t>
      </w:r>
      <w:r w:rsidR="00737F78">
        <w:t>“</w:t>
      </w:r>
      <w:r>
        <w:t>data sheets</w:t>
      </w:r>
      <w:r w:rsidR="00737F78">
        <w:t>”</w:t>
      </w:r>
      <w:r>
        <w:t xml:space="preserve"> (samples of evidence, links to various visualizations of the topic model, </w:t>
      </w:r>
      <w:r w:rsidR="00A67607">
        <w:t>and notes on observations</w:t>
      </w:r>
      <w:r>
        <w:t>) to support reports.</w:t>
      </w:r>
    </w:p>
    <w:p w14:paraId="5E02AB81" w14:textId="48277402" w:rsidR="001615B7" w:rsidRDefault="00446720">
      <w:pPr>
        <w:pStyle w:val="Heading2"/>
        <w:contextualSpacing w:val="0"/>
      </w:pPr>
      <w:bookmarkStart w:id="75" w:name="_1op6umco4s0o" w:colFirst="0" w:colLast="0"/>
      <w:bookmarkStart w:id="76" w:name="_Toc494665702"/>
      <w:bookmarkEnd w:id="75"/>
      <w:r>
        <w:lastRenderedPageBreak/>
        <w:t>I</w:t>
      </w:r>
      <w:r w:rsidR="00AC4ABB">
        <w:t>I</w:t>
      </w:r>
      <w:r w:rsidR="00DC5F31">
        <w:t>I</w:t>
      </w:r>
      <w:r w:rsidR="00CF7FFD">
        <w:t xml:space="preserve">. </w:t>
      </w:r>
      <w:r w:rsidR="002E7FF0">
        <w:t xml:space="preserve">Plans for Expansion from </w:t>
      </w:r>
      <w:r w:rsidR="00AC4ABB">
        <w:t>Pilot Project</w:t>
      </w:r>
      <w:bookmarkEnd w:id="76"/>
    </w:p>
    <w:p w14:paraId="277A5486" w14:textId="060E2C3E" w:rsidR="001615B7" w:rsidRDefault="00E24D3F" w:rsidP="00525D9D">
      <w:pPr>
        <w:pStyle w:val="Heading3"/>
        <w:spacing w:before="240"/>
      </w:pPr>
      <w:bookmarkStart w:id="77" w:name="_go2s2tyl0rfl" w:colFirst="0" w:colLast="0"/>
      <w:bookmarkStart w:id="78" w:name="_Toc494665703"/>
      <w:bookmarkEnd w:id="77"/>
      <w:r>
        <w:t xml:space="preserve">a. </w:t>
      </w:r>
      <w:r w:rsidR="00F926E0">
        <w:t xml:space="preserve">Original </w:t>
      </w:r>
      <w:r w:rsidR="002E7FF0">
        <w:t>Pilot Project</w:t>
      </w:r>
      <w:bookmarkEnd w:id="78"/>
    </w:p>
    <w:p w14:paraId="0A6AF791" w14:textId="1DAF3E76" w:rsidR="00826BF4" w:rsidRDefault="006B4480">
      <w:pPr>
        <w:spacing w:before="120"/>
      </w:pPr>
      <w:r>
        <w:t>WE1S has operated since 2013 as a pilot project s</w:t>
      </w:r>
      <w:r w:rsidR="00404E27">
        <w:t xml:space="preserve">upported by </w:t>
      </w:r>
      <w:r w:rsidR="00404E27" w:rsidRPr="00404E27">
        <w:t>small UCSB faculty research grants</w:t>
      </w:r>
      <w:bookmarkStart w:id="79" w:name="_Hlk480630936"/>
      <w:r w:rsidR="00404E27">
        <w:t>.</w:t>
      </w:r>
      <w:r w:rsidR="00CF7FFD">
        <w:t xml:space="preserve"> </w:t>
      </w:r>
      <w:r w:rsidR="00404E27">
        <w:t xml:space="preserve">In this phase, </w:t>
      </w:r>
      <w:r w:rsidR="00901051">
        <w:t xml:space="preserve">the project </w:t>
      </w:r>
      <w:r w:rsidR="00633DE5">
        <w:t>focused</w:t>
      </w:r>
      <w:r w:rsidR="00826BF4">
        <w:t xml:space="preserve"> on </w:t>
      </w:r>
      <w:r w:rsidR="00404E27">
        <w:t xml:space="preserve">developing </w:t>
      </w:r>
      <w:r w:rsidR="00826BF4">
        <w:t xml:space="preserve">research </w:t>
      </w:r>
      <w:r w:rsidR="006A5927">
        <w:t xml:space="preserve">questions and goals, research </w:t>
      </w:r>
      <w:r w:rsidR="00826BF4">
        <w:t>methods</w:t>
      </w:r>
      <w:r w:rsidR="006A5927">
        <w:t>,</w:t>
      </w:r>
      <w:r w:rsidR="00826BF4">
        <w:t xml:space="preserve"> and technical </w:t>
      </w:r>
      <w:r w:rsidR="00404E27">
        <w:t>methods</w:t>
      </w:r>
      <w:r w:rsidR="00647766">
        <w:t>. I</w:t>
      </w:r>
      <w:r w:rsidR="00633DE5">
        <w:t xml:space="preserve">t also </w:t>
      </w:r>
      <w:r w:rsidR="00826BF4">
        <w:t>creat</w:t>
      </w:r>
      <w:r w:rsidR="00647766">
        <w:t xml:space="preserve">ed partial, </w:t>
      </w:r>
      <w:r w:rsidR="00826BF4">
        <w:t xml:space="preserve">experimental topic models </w:t>
      </w:r>
      <w:r w:rsidR="00CD5182">
        <w:t>(</w:t>
      </w:r>
      <w:r w:rsidR="00647766">
        <w:t>such as seen in Figure 1</w:t>
      </w:r>
      <w:r w:rsidR="00CD5182">
        <w:t>)</w:t>
      </w:r>
      <w:r w:rsidR="00647766">
        <w:t xml:space="preserve"> </w:t>
      </w:r>
      <w:r w:rsidR="00901051">
        <w:t xml:space="preserve">based on data for the last 20 to 30 years from </w:t>
      </w:r>
      <w:r w:rsidR="00826BF4">
        <w:t xml:space="preserve">a small set of English-language </w:t>
      </w:r>
      <w:r w:rsidR="00901051">
        <w:t xml:space="preserve">newspapers and other </w:t>
      </w:r>
      <w:r w:rsidR="00826BF4">
        <w:t>journalistic sources.</w:t>
      </w:r>
      <w:r w:rsidR="00EC3B6E">
        <w:t xml:space="preserve"> </w:t>
      </w:r>
      <w:r w:rsidR="00901051">
        <w:t xml:space="preserve">The </w:t>
      </w:r>
      <w:r w:rsidR="00FD2CD8">
        <w:t>developers</w:t>
      </w:r>
      <w:r w:rsidR="00737F78">
        <w:t>’</w:t>
      </w:r>
      <w:r w:rsidR="00FD2CD8">
        <w:t xml:space="preserve"> Web site for </w:t>
      </w:r>
      <w:r w:rsidR="00901051">
        <w:t xml:space="preserve">the </w:t>
      </w:r>
      <w:r w:rsidR="00FD2CD8">
        <w:t>pilot project</w:t>
      </w:r>
      <w:r w:rsidR="00743CE1">
        <w:t xml:space="preserve">, </w:t>
      </w:r>
      <w:r w:rsidR="00743CE1" w:rsidRPr="00743CE1">
        <w:t>which hosts extensive planning documents, progress reports, and meeting notes, is</w:t>
      </w:r>
      <w:r w:rsidR="00FD2CD8">
        <w:t xml:space="preserve"> at </w:t>
      </w:r>
      <w:hyperlink r:id="rId50" w:history="1">
        <w:r w:rsidR="00FD2CD8" w:rsidRPr="00525D9D">
          <w:rPr>
            <w:rStyle w:val="Hyperlink"/>
            <w:sz w:val="20"/>
            <w:szCs w:val="20"/>
          </w:rPr>
          <w:t>http://4humwhatevery1says.pbworks.com</w:t>
        </w:r>
      </w:hyperlink>
      <w:r w:rsidR="00EC3B6E">
        <w:t>.</w:t>
      </w:r>
      <w:r w:rsidR="00385485">
        <w:t xml:space="preserve"> A public facing Web site for the project has recently been started at </w:t>
      </w:r>
      <w:hyperlink r:id="rId51" w:history="1">
        <w:r w:rsidR="00385485" w:rsidRPr="00AC3FC0">
          <w:rPr>
            <w:rStyle w:val="Hyperlink"/>
            <w:sz w:val="20"/>
            <w:szCs w:val="20"/>
          </w:rPr>
          <w:t>http://we1s.ucsb.edu</w:t>
        </w:r>
      </w:hyperlink>
      <w:r w:rsidR="00385485">
        <w:t>.</w:t>
      </w:r>
    </w:p>
    <w:p w14:paraId="3E41C4CB" w14:textId="6C04277F" w:rsidR="001615B7" w:rsidRDefault="00AC3FC0" w:rsidP="00525D9D">
      <w:pPr>
        <w:spacing w:before="120"/>
      </w:pPr>
      <w:r>
        <w:t>Preliminary a</w:t>
      </w:r>
      <w:r w:rsidR="00574461">
        <w:t>nalyse</w:t>
      </w:r>
      <w:r w:rsidR="00FB1FF5">
        <w:t xml:space="preserve">s of </w:t>
      </w:r>
      <w:r w:rsidR="005E1946">
        <w:t xml:space="preserve">experimental topic models produced </w:t>
      </w:r>
      <w:r>
        <w:t xml:space="preserve">during the pilot project </w:t>
      </w:r>
      <w:r w:rsidR="0060353F">
        <w:t xml:space="preserve">have shown the promise of the topic modeling approach. </w:t>
      </w:r>
      <w:r w:rsidR="005012EF">
        <w:t>WE1S discovered</w:t>
      </w:r>
      <w:r>
        <w:t>, for example,</w:t>
      </w:r>
      <w:r w:rsidR="005012EF">
        <w:t xml:space="preserve"> </w:t>
      </w:r>
      <w:bookmarkStart w:id="80" w:name="_5a9gwijq7mhj" w:colFirst="0" w:colLast="0"/>
      <w:bookmarkStart w:id="81" w:name="_gt5pypee71o8" w:colFirst="0" w:colLast="0"/>
      <w:bookmarkStart w:id="82" w:name="_uvvee3m81tqf" w:colFirst="0" w:colLast="0"/>
      <w:bookmarkStart w:id="83" w:name="_2lgmdbbdk4l5" w:colFirst="0" w:colLast="0"/>
      <w:bookmarkStart w:id="84" w:name="_tx2q1j6lmqhz" w:colFirst="0" w:colLast="0"/>
      <w:bookmarkStart w:id="85" w:name="_tgepbslro3gi" w:colFirst="0" w:colLast="0"/>
      <w:bookmarkStart w:id="86" w:name="_7wtmz6smyfdm" w:colFirst="0" w:colLast="0"/>
      <w:bookmarkStart w:id="87" w:name="_1gm6xieni9lg" w:colFirst="0" w:colLast="0"/>
      <w:bookmarkStart w:id="88" w:name="_7vp8ifs5ysd3" w:colFirst="0" w:colLast="0"/>
      <w:bookmarkStart w:id="89" w:name="_6agbw9wv230s" w:colFirst="0" w:colLast="0"/>
      <w:bookmarkEnd w:id="79"/>
      <w:bookmarkEnd w:id="80"/>
      <w:bookmarkEnd w:id="81"/>
      <w:bookmarkEnd w:id="82"/>
      <w:bookmarkEnd w:id="83"/>
      <w:bookmarkEnd w:id="84"/>
      <w:bookmarkEnd w:id="85"/>
      <w:bookmarkEnd w:id="86"/>
      <w:bookmarkEnd w:id="87"/>
      <w:bookmarkEnd w:id="88"/>
      <w:bookmarkEnd w:id="89"/>
      <w:r w:rsidR="009B7834">
        <w:t xml:space="preserve">that </w:t>
      </w:r>
      <w:r w:rsidR="00E67410">
        <w:t xml:space="preserve">there is a foreground / background issue to be </w:t>
      </w:r>
      <w:r w:rsidR="00E47F96">
        <w:t>studied</w:t>
      </w:r>
      <w:r w:rsidR="00E67410">
        <w:t xml:space="preserve"> in </w:t>
      </w:r>
      <w:r w:rsidR="007A7AD6">
        <w:t xml:space="preserve">understanding </w:t>
      </w:r>
      <w:r w:rsidR="00E67410">
        <w:t xml:space="preserve">the impact of the humanities on public life. At times, the humanities surface as focal areas of concern (as in discourse on the </w:t>
      </w:r>
      <w:r w:rsidR="00737F78">
        <w:t>“</w:t>
      </w:r>
      <w:r w:rsidR="00E67410">
        <w:t>humanities crisis</w:t>
      </w:r>
      <w:r w:rsidR="00737F78">
        <w:t>”</w:t>
      </w:r>
      <w:r w:rsidR="00E67410">
        <w:t>). At other times</w:t>
      </w:r>
      <w:del w:id="90" w:author="Scott Kleinman" w:date="2017-10-02T08:58:00Z">
        <w:r w:rsidR="00E67410" w:rsidDel="00BB17B5">
          <w:delText>--</w:delText>
        </w:r>
      </w:del>
      <w:ins w:id="91" w:author="Scott Kleinman" w:date="2017-10-02T08:58:00Z">
        <w:r w:rsidR="00BB17B5">
          <w:t>―</w:t>
        </w:r>
      </w:ins>
      <w:r w:rsidR="00E67410">
        <w:t>and, indeed, in most times</w:t>
      </w:r>
      <w:del w:id="92" w:author="Scott Kleinman" w:date="2017-10-02T08:58:00Z">
        <w:r w:rsidR="00E67410" w:rsidDel="00BB17B5">
          <w:delText>--</w:delText>
        </w:r>
      </w:del>
      <w:ins w:id="93" w:author="Scott Kleinman" w:date="2017-10-02T08:58:00Z">
        <w:r w:rsidR="00BB17B5">
          <w:t>―</w:t>
        </w:r>
      </w:ins>
      <w:r w:rsidR="00E67410">
        <w:t>the humanities are discussed as part of the backdrop, baseline, or immersive medium of personal, social, political, and other collective life</w:t>
      </w:r>
      <w:r w:rsidR="005012EF">
        <w:t xml:space="preserve"> (as in the large number of wedding announcements, obituaries, and event listings that mention the humanities)</w:t>
      </w:r>
      <w:r w:rsidR="00E67410">
        <w:t>.</w:t>
      </w:r>
      <w:r w:rsidR="003E204F">
        <w:t xml:space="preserve"> It was in the course of wrestling with such miscellaneous materials that WE1S came to the realization that they are not a </w:t>
      </w:r>
      <w:r w:rsidR="00737F78">
        <w:t>“</w:t>
      </w:r>
      <w:r w:rsidR="003E204F">
        <w:t>bug</w:t>
      </w:r>
      <w:r w:rsidR="00737F78">
        <w:t>”</w:t>
      </w:r>
      <w:r w:rsidR="003E204F">
        <w:t xml:space="preserve"> but a </w:t>
      </w:r>
      <w:r w:rsidR="00737F78">
        <w:t>“</w:t>
      </w:r>
      <w:r w:rsidR="003E204F">
        <w:t>feature</w:t>
      </w:r>
      <w:r w:rsidR="00737F78">
        <w:t>”</w:t>
      </w:r>
      <w:r w:rsidR="003E204F">
        <w:t xml:space="preserve"> of the research problem</w:t>
      </w:r>
      <w:del w:id="94" w:author="Scott Kleinman" w:date="2017-10-02T08:58:00Z">
        <w:r w:rsidR="003E204F" w:rsidDel="00BB17B5">
          <w:delText>--</w:delText>
        </w:r>
      </w:del>
      <w:ins w:id="95" w:author="Scott Kleinman" w:date="2017-10-02T08:58:00Z">
        <w:r w:rsidR="00BB17B5">
          <w:t>―</w:t>
        </w:r>
      </w:ins>
      <w:r w:rsidR="003E204F">
        <w:t>one now formulated as the first of the project</w:t>
      </w:r>
      <w:r w:rsidR="00737F78">
        <w:t>’</w:t>
      </w:r>
      <w:r w:rsidR="003E204F">
        <w:t>s research hypotheses mentioned above</w:t>
      </w:r>
      <w:del w:id="96" w:author="Scott Kleinman" w:date="2017-10-02T08:58:00Z">
        <w:r w:rsidR="00467241" w:rsidDel="00BB17B5">
          <w:delText>--</w:delText>
        </w:r>
      </w:del>
      <w:ins w:id="97" w:author="Scott Kleinman" w:date="2017-10-02T08:58:00Z">
        <w:r w:rsidR="00BB17B5">
          <w:t>―</w:t>
        </w:r>
      </w:ins>
      <w:r w:rsidR="003E204F" w:rsidRPr="00525D9D">
        <w:rPr>
          <w:i/>
        </w:rPr>
        <w:t xml:space="preserve">That newspaper articles and other documents containing the literal phrases </w:t>
      </w:r>
      <w:r w:rsidR="00737F78">
        <w:rPr>
          <w:i/>
        </w:rPr>
        <w:t>“</w:t>
      </w:r>
      <w:r w:rsidR="003E204F" w:rsidRPr="00525D9D">
        <w:rPr>
          <w:i/>
        </w:rPr>
        <w:t>humanities,</w:t>
      </w:r>
      <w:r w:rsidR="00737F78">
        <w:rPr>
          <w:i/>
        </w:rPr>
        <w:t>”</w:t>
      </w:r>
      <w:r w:rsidR="003E204F" w:rsidRPr="00525D9D">
        <w:rPr>
          <w:i/>
        </w:rPr>
        <w:t xml:space="preserve"> </w:t>
      </w:r>
      <w:r w:rsidR="00737F78">
        <w:rPr>
          <w:i/>
        </w:rPr>
        <w:t>“</w:t>
      </w:r>
      <w:r w:rsidR="003E204F" w:rsidRPr="00525D9D">
        <w:rPr>
          <w:i/>
        </w:rPr>
        <w:t>liberal arts,</w:t>
      </w:r>
      <w:r w:rsidR="00737F78">
        <w:rPr>
          <w:i/>
        </w:rPr>
        <w:t>”</w:t>
      </w:r>
      <w:r w:rsidR="003E204F" w:rsidRPr="00525D9D">
        <w:rPr>
          <w:i/>
        </w:rPr>
        <w:t xml:space="preserve"> and </w:t>
      </w:r>
      <w:r w:rsidR="00737F78">
        <w:rPr>
          <w:i/>
        </w:rPr>
        <w:t>“</w:t>
      </w:r>
      <w:r w:rsidR="003E204F" w:rsidRPr="00525D9D">
        <w:rPr>
          <w:i/>
        </w:rPr>
        <w:t>the arts</w:t>
      </w:r>
      <w:r w:rsidR="00737F78">
        <w:rPr>
          <w:i/>
        </w:rPr>
        <w:t>”</w:t>
      </w:r>
      <w:r w:rsidR="003E204F" w:rsidRPr="00525D9D">
        <w:rPr>
          <w:i/>
        </w:rPr>
        <w:t xml:space="preserve"> are likely places to look for focused discussion of the humanities (e.g., articles on the </w:t>
      </w:r>
      <w:r w:rsidR="00737F78">
        <w:rPr>
          <w:i/>
        </w:rPr>
        <w:t>“</w:t>
      </w:r>
      <w:r w:rsidR="003E204F" w:rsidRPr="00525D9D">
        <w:rPr>
          <w:i/>
        </w:rPr>
        <w:t>humanities crisis</w:t>
      </w:r>
      <w:r w:rsidR="00737F78">
        <w:rPr>
          <w:i/>
        </w:rPr>
        <w:t>”</w:t>
      </w:r>
      <w:r w:rsidR="003E204F" w:rsidRPr="00525D9D">
        <w:rPr>
          <w:i/>
        </w:rPr>
        <w:t xml:space="preserve">) </w:t>
      </w:r>
      <w:r w:rsidR="003E204F" w:rsidRPr="00467241">
        <w:rPr>
          <w:i/>
        </w:rPr>
        <w:t xml:space="preserve">and </w:t>
      </w:r>
      <w:r w:rsidR="003E204F" w:rsidRPr="00525D9D">
        <w:rPr>
          <w:i/>
        </w:rPr>
        <w:t>socially broad discussion of the humanities (e.g., articles on the humanities as part of personal life and general culture</w:t>
      </w:r>
      <w:r w:rsidR="00782F48">
        <w:rPr>
          <w:i/>
        </w:rPr>
        <w:t>)</w:t>
      </w:r>
      <w:r w:rsidR="00467241" w:rsidRPr="00525D9D">
        <w:rPr>
          <w:i/>
        </w:rPr>
        <w:t>.</w:t>
      </w:r>
      <w:r w:rsidR="00692742">
        <w:t xml:space="preserve"> </w:t>
      </w:r>
      <w:r w:rsidR="00E47F96">
        <w:t>Because WE1S makes s</w:t>
      </w:r>
      <w:r w:rsidR="00091AA8">
        <w:t>uch findings</w:t>
      </w:r>
      <w:r w:rsidR="00E47F96">
        <w:t xml:space="preserve"> </w:t>
      </w:r>
      <w:r w:rsidR="00091AA8">
        <w:t xml:space="preserve">quantitatively </w:t>
      </w:r>
      <w:r w:rsidR="00E47F96">
        <w:t>tractable</w:t>
      </w:r>
      <w:del w:id="98" w:author="Scott Kleinman" w:date="2017-10-02T08:58:00Z">
        <w:r w:rsidR="00F4120E" w:rsidDel="00BB17B5">
          <w:delText>--</w:delText>
        </w:r>
      </w:del>
      <w:ins w:id="99" w:author="Scott Kleinman" w:date="2017-10-02T08:58:00Z">
        <w:r w:rsidR="00BB17B5">
          <w:t>―</w:t>
        </w:r>
      </w:ins>
      <w:r w:rsidR="00E44594">
        <w:t>i</w:t>
      </w:r>
      <w:r w:rsidR="00441DEE">
        <w:t>nviting</w:t>
      </w:r>
      <w:r w:rsidR="00E47F96">
        <w:t xml:space="preserve"> inquiry</w:t>
      </w:r>
      <w:r w:rsidR="00E44594">
        <w:t>, for example,</w:t>
      </w:r>
      <w:r w:rsidR="00E47F96">
        <w:t xml:space="preserve"> into </w:t>
      </w:r>
      <w:r w:rsidR="00091AA8">
        <w:t xml:space="preserve">which </w:t>
      </w:r>
      <w:r w:rsidR="00E47F96">
        <w:t xml:space="preserve">foreground </w:t>
      </w:r>
      <w:r w:rsidR="00091AA8">
        <w:t xml:space="preserve">themes </w:t>
      </w:r>
      <w:r w:rsidR="00E47F96">
        <w:t xml:space="preserve">and background contexts </w:t>
      </w:r>
      <w:r w:rsidR="00091AA8">
        <w:t>are prevalent</w:t>
      </w:r>
      <w:r w:rsidR="00E47F96">
        <w:t xml:space="preserve">, </w:t>
      </w:r>
      <w:r w:rsidR="00091AA8">
        <w:t xml:space="preserve">and </w:t>
      </w:r>
      <w:r w:rsidR="008F446D">
        <w:t>at what level of intensity</w:t>
      </w:r>
      <w:del w:id="100" w:author="Scott Kleinman" w:date="2017-10-02T08:58:00Z">
        <w:r w:rsidR="00F4120E" w:rsidDel="00BB17B5">
          <w:delText>--</w:delText>
        </w:r>
      </w:del>
      <w:ins w:id="101" w:author="Scott Kleinman" w:date="2017-10-02T08:58:00Z">
        <w:r w:rsidR="00BB17B5">
          <w:t>―</w:t>
        </w:r>
      </w:ins>
      <w:r w:rsidR="00E47F96">
        <w:t xml:space="preserve">new avenues </w:t>
      </w:r>
      <w:r w:rsidR="001C393B">
        <w:t xml:space="preserve">are opened </w:t>
      </w:r>
      <w:r w:rsidR="00E47F96">
        <w:t>for understanding, and advocating, the humanities in their complex entanglement with modern society</w:t>
      </w:r>
      <w:r w:rsidR="008F446D">
        <w:t>.</w:t>
      </w:r>
      <w:bookmarkStart w:id="102" w:name="_5o5l417q5i54" w:colFirst="0" w:colLast="0"/>
      <w:bookmarkEnd w:id="102"/>
    </w:p>
    <w:p w14:paraId="7254A517" w14:textId="43AE3FD7" w:rsidR="00B26056" w:rsidRDefault="00EE317E" w:rsidP="00525D9D">
      <w:pPr>
        <w:pStyle w:val="Heading3"/>
        <w:spacing w:before="240"/>
      </w:pPr>
      <w:bookmarkStart w:id="103" w:name="_Toc494665704"/>
      <w:r>
        <w:t>b</w:t>
      </w:r>
      <w:r w:rsidR="00E24D3F">
        <w:t xml:space="preserve">. </w:t>
      </w:r>
      <w:r w:rsidR="004D7625">
        <w:t xml:space="preserve">Mellon-Funded </w:t>
      </w:r>
      <w:r w:rsidR="00B26056">
        <w:t>Next Stage of Project</w:t>
      </w:r>
      <w:bookmarkEnd w:id="103"/>
    </w:p>
    <w:p w14:paraId="784F2195" w14:textId="2DD83AED" w:rsidR="00801C87" w:rsidRDefault="00AC3FC0">
      <w:pPr>
        <w:spacing w:before="120"/>
      </w:pPr>
      <w:bookmarkStart w:id="104" w:name="_Hlk480630954"/>
      <w:r>
        <w:t xml:space="preserve">With </w:t>
      </w:r>
      <w:r w:rsidR="009E56CD">
        <w:t xml:space="preserve">funding from the </w:t>
      </w:r>
      <w:r w:rsidR="005C5347">
        <w:t xml:space="preserve">Mellon </w:t>
      </w:r>
      <w:r>
        <w:t>Foundation</w:t>
      </w:r>
      <w:r w:rsidR="005C5347">
        <w:t>, WE1S will during a three-year timeline (beginning October 1, 2017) greatly extend the scope and diversity of its sampled materials</w:t>
      </w:r>
      <w:r w:rsidR="00143BA1">
        <w:t xml:space="preserve"> from public discourse</w:t>
      </w:r>
      <w:r w:rsidR="005C5347">
        <w:t xml:space="preserve">; improve its research methods and technical implementation to enable more rapid and more flexible exploration of </w:t>
      </w:r>
      <w:r w:rsidR="00C44C2A">
        <w:t>these</w:t>
      </w:r>
      <w:r w:rsidR="005C5347">
        <w:t xml:space="preserve"> materials; and </w:t>
      </w:r>
      <w:r w:rsidR="00AC4819">
        <w:t xml:space="preserve">produce analyses and other outcomes for its </w:t>
      </w:r>
      <w:r w:rsidR="00D95012">
        <w:t xml:space="preserve">intended </w:t>
      </w:r>
      <w:r w:rsidR="00AC4819">
        <w:t>public, humanities, and digital humanities audiences.</w:t>
      </w:r>
      <w:r w:rsidR="00A74433">
        <w:t xml:space="preserve"> </w:t>
      </w:r>
      <w:r w:rsidR="00CF7FFD">
        <w:t xml:space="preserve">The primary aim </w:t>
      </w:r>
      <w:r w:rsidR="00A74433">
        <w:t xml:space="preserve">of </w:t>
      </w:r>
      <w:r w:rsidR="00153B56">
        <w:t>WE1</w:t>
      </w:r>
      <w:r w:rsidR="00F01A11">
        <w:t>S</w:t>
      </w:r>
      <w:r w:rsidR="00737F78">
        <w:t>’</w:t>
      </w:r>
      <w:r w:rsidR="00F01A11">
        <w:t>s</w:t>
      </w:r>
      <w:r w:rsidR="00A74433">
        <w:t xml:space="preserve"> next stage </w:t>
      </w:r>
      <w:r w:rsidR="00CF7FFD">
        <w:t>is to jump the project to a higher level of scholarly significance</w:t>
      </w:r>
      <w:r w:rsidR="00A74433">
        <w:t xml:space="preserve"> (</w:t>
      </w:r>
      <w:r w:rsidR="00F01A11">
        <w:t xml:space="preserve">in which </w:t>
      </w:r>
      <w:r w:rsidR="00A74433">
        <w:t xml:space="preserve">research conclusions </w:t>
      </w:r>
      <w:r w:rsidR="00F01A11">
        <w:t xml:space="preserve">will be </w:t>
      </w:r>
      <w:r w:rsidR="00A74433">
        <w:t xml:space="preserve">based </w:t>
      </w:r>
      <w:r w:rsidR="00F01A11">
        <w:t xml:space="preserve">on </w:t>
      </w:r>
      <w:r w:rsidR="00A74433">
        <w:t>more representative materials and open methods and tools)</w:t>
      </w:r>
      <w:r w:rsidR="00CF7FFD">
        <w:t xml:space="preserve"> and </w:t>
      </w:r>
      <w:r w:rsidR="00F01A11">
        <w:t xml:space="preserve">also greater </w:t>
      </w:r>
      <w:r w:rsidR="00CF7FFD">
        <w:t>potential public impact</w:t>
      </w:r>
      <w:r w:rsidR="00A74433">
        <w:t xml:space="preserve"> (</w:t>
      </w:r>
      <w:r w:rsidR="00F01A11">
        <w:t xml:space="preserve">e.g., </w:t>
      </w:r>
      <w:r w:rsidR="00A74433">
        <w:t xml:space="preserve">analyses </w:t>
      </w:r>
      <w:r w:rsidR="000C7A8E">
        <w:t xml:space="preserve">of public discussion of the humanities </w:t>
      </w:r>
      <w:r w:rsidR="00A74433">
        <w:t xml:space="preserve">and recommendations </w:t>
      </w:r>
      <w:r w:rsidR="000C7A8E">
        <w:t>for humanit</w:t>
      </w:r>
      <w:r w:rsidR="00F01A11">
        <w:t>i</w:t>
      </w:r>
      <w:r w:rsidR="000C7A8E">
        <w:t>es advocacy</w:t>
      </w:r>
      <w:r w:rsidR="00A74433">
        <w:t>)</w:t>
      </w:r>
      <w:r w:rsidR="00CF7FFD">
        <w:t>.</w:t>
      </w:r>
    </w:p>
    <w:bookmarkEnd w:id="104"/>
    <w:p w14:paraId="7C277696" w14:textId="0EC0F78A" w:rsidR="001615B7" w:rsidRDefault="00CF7FFD">
      <w:pPr>
        <w:spacing w:before="120"/>
      </w:pPr>
      <w:r>
        <w:t>Specifically, WE1S</w:t>
      </w:r>
      <w:r w:rsidR="00737F78">
        <w:t>’</w:t>
      </w:r>
      <w:r>
        <w:t xml:space="preserve">s </w:t>
      </w:r>
      <w:r w:rsidR="00BD2D39">
        <w:t>plans</w:t>
      </w:r>
      <w:r>
        <w:t xml:space="preserve"> are as follows:</w:t>
      </w:r>
    </w:p>
    <w:p w14:paraId="50BB4BF6" w14:textId="7AEE693C" w:rsidR="00E24D3F" w:rsidRDefault="00290A71" w:rsidP="00872FD8">
      <w:pPr>
        <w:pStyle w:val="Heading4"/>
        <w:ind w:left="360"/>
      </w:pPr>
      <w:r>
        <w:lastRenderedPageBreak/>
        <w:t>1</w:t>
      </w:r>
      <w:r w:rsidR="00872FD8">
        <w:t xml:space="preserve">. </w:t>
      </w:r>
      <w:r w:rsidR="00CF7FFD">
        <w:t>Corpus Expansion</w:t>
      </w:r>
    </w:p>
    <w:p w14:paraId="64AC0B4F" w14:textId="3F64DFE5" w:rsidR="00B36C88" w:rsidRDefault="00CF7FFD" w:rsidP="00B36C88">
      <w:pPr>
        <w:spacing w:before="120"/>
        <w:ind w:left="360"/>
      </w:pPr>
      <w:r>
        <w:t>WE1S will expand the range and representativeness of its primary corpus of contemporary journalistic publications (defined as newspapers, magazines, and radio/TV transcripts of news or talk shows available in English across multiple nations). Through institutional subscri</w:t>
      </w:r>
      <w:r w:rsidR="007C3083">
        <w:t>ptions to commercial databases</w:t>
      </w:r>
      <w:r w:rsidR="008E2F16">
        <w:t xml:space="preserve">, </w:t>
      </w:r>
      <w:r>
        <w:t>WE1S</w:t>
      </w:r>
      <w:r w:rsidR="00737F78">
        <w:t>’</w:t>
      </w:r>
      <w:r>
        <w:t xml:space="preserve">s researchers have access to over 2,500 English-language newspapers from which full-text digital articles of the past few decades can be </w:t>
      </w:r>
      <w:r w:rsidR="00CC0C7F">
        <w:t xml:space="preserve">collected </w:t>
      </w:r>
      <w:r w:rsidR="00BC1212">
        <w:t xml:space="preserve">(through a combination of manual and automated means conforming to </w:t>
      </w:r>
      <w:r w:rsidR="007D2405">
        <w:t xml:space="preserve">source </w:t>
      </w:r>
      <w:r w:rsidR="00BC1212">
        <w:t>licensing terms</w:t>
      </w:r>
      <w:r w:rsidR="007D2405">
        <w:t xml:space="preserve">) </w:t>
      </w:r>
      <w:r w:rsidR="00A771BE">
        <w:t xml:space="preserve">and converted </w:t>
      </w:r>
      <w:r w:rsidR="00921E1E">
        <w:t xml:space="preserve">for text analysis operations </w:t>
      </w:r>
      <w:r w:rsidR="00A771BE">
        <w:t xml:space="preserve">into </w:t>
      </w:r>
      <w:r w:rsidR="00EA31E8">
        <w:t>non-consumptive-</w:t>
      </w:r>
      <w:r w:rsidR="00CC0C7F">
        <w:t xml:space="preserve">use </w:t>
      </w:r>
      <w:r w:rsidR="00A771BE">
        <w:t>datasets</w:t>
      </w:r>
      <w:r>
        <w:t>.</w:t>
      </w:r>
    </w:p>
    <w:p w14:paraId="65F991C6" w14:textId="1D00E837" w:rsidR="000B4B6A" w:rsidRDefault="00992FD0" w:rsidP="00B36C88">
      <w:pPr>
        <w:spacing w:before="120"/>
        <w:ind w:left="360"/>
      </w:pPr>
      <w:r>
        <w:t>WE1S plans to devote research at the beginning of its timeline to determine which specific sources to target in these areas that will be most representative and useful for the project</w:t>
      </w:r>
      <w:r w:rsidR="00737F78">
        <w:t>’</w:t>
      </w:r>
      <w:r>
        <w:t xml:space="preserve">s goals. </w:t>
      </w:r>
      <w:r w:rsidR="00B36C88">
        <w:t xml:space="preserve">While the criteria for </w:t>
      </w:r>
      <w:r>
        <w:t xml:space="preserve">representativeness and usefulness </w:t>
      </w:r>
      <w:r w:rsidR="00B36C88">
        <w:t xml:space="preserve">will evolve </w:t>
      </w:r>
      <w:r w:rsidR="009877CE">
        <w:t xml:space="preserve">iteratively </w:t>
      </w:r>
      <w:r w:rsidR="00B36C88">
        <w:t xml:space="preserve">as the project </w:t>
      </w:r>
      <w:r>
        <w:t xml:space="preserve">team </w:t>
      </w:r>
      <w:r w:rsidR="00B36C88">
        <w:t xml:space="preserve">begins its research on potential sources, WE1S </w:t>
      </w:r>
      <w:r w:rsidR="00C356A8">
        <w:t>h</w:t>
      </w:r>
      <w:r w:rsidR="00B36C88">
        <w:t>as</w:t>
      </w:r>
      <w:r>
        <w:t xml:space="preserve"> initially</w:t>
      </w:r>
      <w:r w:rsidR="00B36C88">
        <w:t xml:space="preserve"> identified two </w:t>
      </w:r>
      <w:r w:rsidR="00946730">
        <w:t>key</w:t>
      </w:r>
      <w:r w:rsidR="000B4B6A">
        <w:t xml:space="preserve"> areas for corpus expansion</w:t>
      </w:r>
      <w:r>
        <w:t>:</w:t>
      </w:r>
    </w:p>
    <w:p w14:paraId="5D69C011" w14:textId="1AB6DE8D" w:rsidR="009542F6" w:rsidRDefault="00B36C88" w:rsidP="00365AA0">
      <w:pPr>
        <w:pStyle w:val="ListParagraph"/>
        <w:numPr>
          <w:ilvl w:val="0"/>
          <w:numId w:val="7"/>
        </w:numPr>
        <w:spacing w:before="120" w:after="120"/>
        <w:contextualSpacing w:val="0"/>
      </w:pPr>
      <w:r>
        <w:t xml:space="preserve">The first is the geographical and national scope of </w:t>
      </w:r>
      <w:r w:rsidR="00C356A8">
        <w:t>its</w:t>
      </w:r>
      <w:r>
        <w:t xml:space="preserve"> corpus</w:t>
      </w:r>
      <w:r w:rsidR="00C356A8">
        <w:t xml:space="preserve"> of materials</w:t>
      </w:r>
      <w:r>
        <w:t xml:space="preserve">: WE1S </w:t>
      </w:r>
      <w:r w:rsidR="00C356A8">
        <w:t xml:space="preserve">will </w:t>
      </w:r>
      <w:r>
        <w:t xml:space="preserve">investigate expanding the range of </w:t>
      </w:r>
      <w:r w:rsidR="00C356A8">
        <w:t xml:space="preserve">its </w:t>
      </w:r>
      <w:r>
        <w:t xml:space="preserve">sources by including materials from Anglophone newspapers located outside North America. Such newspapers include </w:t>
      </w:r>
      <w:r w:rsidRPr="00525D9D">
        <w:rPr>
          <w:i/>
        </w:rPr>
        <w:t>The Times</w:t>
      </w:r>
      <w:r>
        <w:t xml:space="preserve">, </w:t>
      </w:r>
      <w:r w:rsidRPr="00525D9D">
        <w:rPr>
          <w:i/>
        </w:rPr>
        <w:t>The Sunday Times</w:t>
      </w:r>
      <w:r>
        <w:t xml:space="preserve">, and </w:t>
      </w:r>
      <w:r w:rsidRPr="00525D9D">
        <w:rPr>
          <w:i/>
        </w:rPr>
        <w:t>The Independent</w:t>
      </w:r>
      <w:r>
        <w:t xml:space="preserve"> in the United Kingdom; </w:t>
      </w:r>
      <w:r w:rsidRPr="00525D9D">
        <w:rPr>
          <w:i/>
        </w:rPr>
        <w:t>The Australian</w:t>
      </w:r>
      <w:r>
        <w:t xml:space="preserve"> and </w:t>
      </w:r>
      <w:r w:rsidRPr="00525D9D">
        <w:rPr>
          <w:i/>
        </w:rPr>
        <w:t>The Daily Telegraph</w:t>
      </w:r>
      <w:r>
        <w:t xml:space="preserve"> in Australia; </w:t>
      </w:r>
      <w:r w:rsidRPr="00525D9D">
        <w:rPr>
          <w:i/>
        </w:rPr>
        <w:t>The New Zealand Herald</w:t>
      </w:r>
      <w:r>
        <w:t xml:space="preserve"> in New Zealand; and </w:t>
      </w:r>
      <w:r w:rsidRPr="00525D9D">
        <w:rPr>
          <w:i/>
        </w:rPr>
        <w:t>The Times of India</w:t>
      </w:r>
      <w:r>
        <w:t xml:space="preserve"> in India. Initial criteria for inclusion include </w:t>
      </w:r>
      <w:r w:rsidR="00C356A8">
        <w:t>a publication</w:t>
      </w:r>
      <w:r w:rsidR="00737F78">
        <w:t>’</w:t>
      </w:r>
      <w:r w:rsidR="00C356A8">
        <w:t xml:space="preserve">s value for representing a part of the world not previously included; its </w:t>
      </w:r>
      <w:r>
        <w:t>national or regional circulation</w:t>
      </w:r>
      <w:r w:rsidR="00C356A8">
        <w:t>; and the technical feasibility of collecting and processing its articles</w:t>
      </w:r>
      <w:r w:rsidR="00AC71EE">
        <w:t>.</w:t>
      </w:r>
      <w:r w:rsidR="007A4CE1">
        <w:t xml:space="preserve"> </w:t>
      </w:r>
      <w:r w:rsidR="00D653AC">
        <w:t xml:space="preserve">WE1S will also </w:t>
      </w:r>
      <w:r w:rsidR="00466A48">
        <w:t>draw on c</w:t>
      </w:r>
      <w:r w:rsidR="00D653AC">
        <w:t>urrent research on media impact to help it develop</w:t>
      </w:r>
      <w:r w:rsidR="0036365A">
        <w:t xml:space="preserve"> a strategic rationale for selection of materials</w:t>
      </w:r>
      <w:r w:rsidR="00D653AC">
        <w:t xml:space="preserve"> (e.g., the </w:t>
      </w:r>
      <w:r w:rsidR="0036365A">
        <w:t xml:space="preserve">approaches to defining and measuring the impact of journalistic media surveyed by </w:t>
      </w:r>
      <w:proofErr w:type="spellStart"/>
      <w:r w:rsidR="0036365A">
        <w:t>Schiffrin</w:t>
      </w:r>
      <w:proofErr w:type="spellEnd"/>
      <w:r w:rsidR="0036365A">
        <w:t xml:space="preserve"> and Zuckerman).</w:t>
      </w:r>
    </w:p>
    <w:p w14:paraId="3EC644ED" w14:textId="075E5B4F" w:rsidR="00A87C42" w:rsidRDefault="00B36C88" w:rsidP="00365AA0">
      <w:pPr>
        <w:pStyle w:val="ListParagraph"/>
        <w:numPr>
          <w:ilvl w:val="0"/>
          <w:numId w:val="7"/>
        </w:numPr>
        <w:spacing w:before="120"/>
      </w:pPr>
      <w:r>
        <w:t xml:space="preserve">The second </w:t>
      </w:r>
      <w:r w:rsidR="00FC5AF5">
        <w:t xml:space="preserve">area for corpus expansion </w:t>
      </w:r>
      <w:r w:rsidR="009542F6">
        <w:t xml:space="preserve">concerns what may be called the </w:t>
      </w:r>
      <w:r>
        <w:t>social scope</w:t>
      </w:r>
      <w:r w:rsidR="009542F6">
        <w:t xml:space="preserve"> of WE1S</w:t>
      </w:r>
      <w:r w:rsidR="00737F78">
        <w:t>’</w:t>
      </w:r>
      <w:r w:rsidR="009542F6">
        <w:t>s materials</w:t>
      </w:r>
      <w:r>
        <w:t xml:space="preserve">. An especially high-priority goal is to include sources that can allow </w:t>
      </w:r>
      <w:r w:rsidR="001A7022">
        <w:t xml:space="preserve">WE1S to ask </w:t>
      </w:r>
      <w:r>
        <w:t xml:space="preserve">research questions about how the humanities are viewed by, or in relation to, different social groups (racial, ethnic, gender, immigrant, and age). </w:t>
      </w:r>
      <w:r w:rsidR="00946730">
        <w:t>This is a diversity aim that is organic to WE1S</w:t>
      </w:r>
      <w:r w:rsidR="00737F78">
        <w:t>’</w:t>
      </w:r>
      <w:r w:rsidR="00946730">
        <w:t xml:space="preserve">s core research. Because both historical and contemporary anecdotal evidence suggests that particular groups channel themselves (or are channeled) into career choices that make the humanities a lesser priority during first-to-college or first-generation-immigrant stages in their social trajectory, WE1S hypothesizes that researching </w:t>
      </w:r>
      <w:r w:rsidR="00737F78">
        <w:t>“</w:t>
      </w:r>
      <w:r w:rsidR="00946730">
        <w:t>what everyone says about the humanities</w:t>
      </w:r>
      <w:r w:rsidR="00737F78">
        <w:t>”</w:t>
      </w:r>
      <w:r w:rsidR="00946730">
        <w:t xml:space="preserve"> in particular groups can add meaningfully to society</w:t>
      </w:r>
      <w:r w:rsidR="00737F78">
        <w:t>’</w:t>
      </w:r>
      <w:r w:rsidR="00946730">
        <w:t xml:space="preserve">s more common talking points about numbers of humanities majors, career goals, or the relation of the humanities to the sciences or business. To facilitate such research, WE1S will include in its primary corpus journalistic materials provided by databases such as Ethnic </w:t>
      </w:r>
      <w:proofErr w:type="spellStart"/>
      <w:r w:rsidR="00946730">
        <w:t>Newswatch</w:t>
      </w:r>
      <w:proofErr w:type="spellEnd"/>
      <w:r w:rsidR="00946730">
        <w:t xml:space="preserve">, </w:t>
      </w:r>
      <w:proofErr w:type="spellStart"/>
      <w:r w:rsidR="00946730">
        <w:t>Proquest</w:t>
      </w:r>
      <w:proofErr w:type="spellEnd"/>
      <w:r w:rsidR="00946730">
        <w:t xml:space="preserve"> Black Newspapers, and </w:t>
      </w:r>
      <w:proofErr w:type="spellStart"/>
      <w:r w:rsidR="00946730">
        <w:t>Proquest</w:t>
      </w:r>
      <w:proofErr w:type="spellEnd"/>
      <w:r w:rsidR="00946730">
        <w:t xml:space="preserve"> U.S. Hispanic Newsstand. </w:t>
      </w:r>
      <w:r w:rsidR="004803EB">
        <w:t xml:space="preserve">These are the sources for this purpose that WE1S has so far identified from canvassing the databases available to its researchers through institutional </w:t>
      </w:r>
      <w:r w:rsidR="004803EB">
        <w:lastRenderedPageBreak/>
        <w:t xml:space="preserve">subscription and also from initial consultation with scholars and university administrators working in race and ethnic studies. WE1S will seek further resources. </w:t>
      </w:r>
      <w:r w:rsidR="00946730">
        <w:t>If feasible, WE1S will also attempt a small-scale experiment in topic-modeling a limited sample of articles from Spanish-language newspapers, though existing topic modeling and other text analysis methods are not capable of integrating multilingual materials in the same model.</w:t>
      </w:r>
      <w:r w:rsidR="00CC0FA2">
        <w:t xml:space="preserve"> </w:t>
      </w:r>
      <w:r w:rsidR="001731C6" w:rsidRPr="001731C6">
        <w:t>Criteria for inclusion of materials in WE1S</w:t>
      </w:r>
      <w:r w:rsidR="00737F78">
        <w:t>’</w:t>
      </w:r>
      <w:r w:rsidR="001731C6" w:rsidRPr="001731C6">
        <w:t>s research corpus will be a source</w:t>
      </w:r>
      <w:r w:rsidR="00737F78">
        <w:t>’</w:t>
      </w:r>
      <w:r w:rsidR="001731C6" w:rsidRPr="001731C6">
        <w:t xml:space="preserve">s value for representing part of the </w:t>
      </w:r>
      <w:r w:rsidR="00737F78">
        <w:t>“</w:t>
      </w:r>
      <w:r w:rsidR="001731C6" w:rsidRPr="001731C6">
        <w:t>social scope</w:t>
      </w:r>
      <w:r w:rsidR="00737F78">
        <w:t>”</w:t>
      </w:r>
      <w:r w:rsidR="001731C6" w:rsidRPr="001731C6">
        <w:t xml:space="preserve"> of the humanities not </w:t>
      </w:r>
      <w:r w:rsidR="001731C6">
        <w:t xml:space="preserve">previously </w:t>
      </w:r>
      <w:r w:rsidR="001731C6" w:rsidRPr="001731C6">
        <w:t>included</w:t>
      </w:r>
      <w:r w:rsidR="00CC0FA2">
        <w:t>,</w:t>
      </w:r>
      <w:r w:rsidR="001731C6" w:rsidRPr="001731C6">
        <w:t xml:space="preserve"> the publication</w:t>
      </w:r>
      <w:r w:rsidR="00737F78">
        <w:t>’</w:t>
      </w:r>
      <w:r w:rsidR="001731C6" w:rsidRPr="001731C6">
        <w:t>s circulation</w:t>
      </w:r>
      <w:r w:rsidR="001731C6">
        <w:t xml:space="preserve"> and intended audience,</w:t>
      </w:r>
      <w:r w:rsidR="001731C6" w:rsidRPr="001731C6">
        <w:t xml:space="preserve"> and the technical feasibility of collecting its articles</w:t>
      </w:r>
      <w:r w:rsidR="001731C6">
        <w:t>.</w:t>
      </w:r>
    </w:p>
    <w:p w14:paraId="7F3B5093" w14:textId="16AD84C7" w:rsidR="001D1AB8" w:rsidRDefault="006920A9">
      <w:pPr>
        <w:spacing w:before="120"/>
        <w:ind w:left="360"/>
      </w:pPr>
      <w:r>
        <w:t>In addition to e</w:t>
      </w:r>
      <w:r w:rsidR="00CF7FFD">
        <w:t xml:space="preserve">xpanding its primary corpus </w:t>
      </w:r>
      <w:r>
        <w:t xml:space="preserve">of materials as outlined above, </w:t>
      </w:r>
      <w:r w:rsidR="00CF7FFD">
        <w:t xml:space="preserve">WE1S </w:t>
      </w:r>
      <w:r>
        <w:t xml:space="preserve">plans to </w:t>
      </w:r>
      <w:r w:rsidR="00CF7FFD">
        <w:t xml:space="preserve">extend the range of research questions it can pose by collecting smaller </w:t>
      </w:r>
      <w:r w:rsidR="00737F78">
        <w:t>“</w:t>
      </w:r>
      <w:r w:rsidR="00CF7FFD">
        <w:t>sub-corpora</w:t>
      </w:r>
      <w:r w:rsidR="00737F78">
        <w:t>”</w:t>
      </w:r>
      <w:r w:rsidR="00CF7FFD">
        <w:t xml:space="preserve"> of other kinds of sources that can be folded into, or separated from, its main corpus as needed for computational analysis. Particular sub-corpora will be chosen after detailed research at the beginning of the project timeline</w:t>
      </w:r>
      <w:r w:rsidR="00D53203">
        <w:t xml:space="preserve">. </w:t>
      </w:r>
      <w:r w:rsidR="008113A1">
        <w:t>Steps in such research will involve consulting scholars and university administrators as well as</w:t>
      </w:r>
      <w:r w:rsidR="006758D4">
        <w:t xml:space="preserve"> WE1S</w:t>
      </w:r>
      <w:r w:rsidR="00737F78">
        <w:t>’</w:t>
      </w:r>
      <w:r w:rsidR="006758D4">
        <w:t>s advisory board; reading and disc</w:t>
      </w:r>
      <w:r w:rsidR="007D0851">
        <w:t xml:space="preserve">ussion of sample materials from </w:t>
      </w:r>
      <w:r w:rsidR="00223BD3">
        <w:t>potential</w:t>
      </w:r>
      <w:r w:rsidR="007D0851">
        <w:t xml:space="preserve"> sub-corpora; assessment of technical feasibility (i.e., can </w:t>
      </w:r>
      <w:r w:rsidR="00223BD3">
        <w:t>a</w:t>
      </w:r>
      <w:r w:rsidR="007D0851">
        <w:t xml:space="preserve"> source be used in a way that fits </w:t>
      </w:r>
      <w:r w:rsidR="00D807FE">
        <w:t xml:space="preserve">practically </w:t>
      </w:r>
      <w:r w:rsidR="007D0851">
        <w:t>into the project</w:t>
      </w:r>
      <w:r w:rsidR="00737F78">
        <w:t>’</w:t>
      </w:r>
      <w:r w:rsidR="007D0851">
        <w:t xml:space="preserve">s technical workflow); and </w:t>
      </w:r>
      <w:r w:rsidR="001C58E9">
        <w:t xml:space="preserve">assessment of </w:t>
      </w:r>
      <w:r w:rsidR="00D807FE">
        <w:t xml:space="preserve">strategic </w:t>
      </w:r>
      <w:r w:rsidR="001C58E9">
        <w:t xml:space="preserve">value (e.g., </w:t>
      </w:r>
      <w:r w:rsidR="00942F91">
        <w:t>does a sub-corpus add</w:t>
      </w:r>
      <w:r w:rsidR="001C58E9">
        <w:t xml:space="preserve"> </w:t>
      </w:r>
      <w:r w:rsidR="00942F91">
        <w:t xml:space="preserve">meaningfully </w:t>
      </w:r>
      <w:r w:rsidR="001854D2">
        <w:t>to the representativeness of the project</w:t>
      </w:r>
      <w:r w:rsidR="00737F78">
        <w:t>’</w:t>
      </w:r>
      <w:r w:rsidR="001854D2">
        <w:t xml:space="preserve">s materials or </w:t>
      </w:r>
      <w:r w:rsidR="00942F91">
        <w:t xml:space="preserve">provide needed </w:t>
      </w:r>
      <w:r w:rsidR="001854D2">
        <w:t xml:space="preserve">perspective on questions that emerge </w:t>
      </w:r>
      <w:r w:rsidR="00942F91">
        <w:t xml:space="preserve">in </w:t>
      </w:r>
      <w:r w:rsidR="001854D2">
        <w:t>analysis of previously gathered materials).</w:t>
      </w:r>
      <w:r w:rsidR="00524AA9">
        <w:t xml:space="preserve"> Sub-corpora are likely to </w:t>
      </w:r>
      <w:r w:rsidR="00CF7FFD">
        <w:t xml:space="preserve">include </w:t>
      </w:r>
      <w:r w:rsidR="00223BD3">
        <w:t xml:space="preserve">some </w:t>
      </w:r>
      <w:r w:rsidR="00CF7FFD">
        <w:t xml:space="preserve">of the following: </w:t>
      </w:r>
    </w:p>
    <w:p w14:paraId="622225EB" w14:textId="4CA4CAEB" w:rsidR="00966088" w:rsidRDefault="00BF194D" w:rsidP="00365AA0">
      <w:pPr>
        <w:pStyle w:val="ListParagraph"/>
        <w:numPr>
          <w:ilvl w:val="0"/>
          <w:numId w:val="6"/>
        </w:numPr>
        <w:spacing w:before="120" w:after="120"/>
        <w:contextualSpacing w:val="0"/>
      </w:pPr>
      <w:r>
        <w:t>H</w:t>
      </w:r>
      <w:r w:rsidR="00CF7FFD">
        <w:t>istorical newspaper coverage</w:t>
      </w:r>
      <w:r w:rsidR="005240C2">
        <w:t xml:space="preserve"> of the humanities</w:t>
      </w:r>
      <w:r w:rsidR="00CF7FFD">
        <w:t xml:space="preserve"> from earlier in the 20th century</w:t>
      </w:r>
      <w:r w:rsidR="001D1AB8">
        <w:t xml:space="preserve"> (gathered through </w:t>
      </w:r>
      <w:proofErr w:type="spellStart"/>
      <w:r w:rsidR="00966088">
        <w:t>ProQuest</w:t>
      </w:r>
      <w:proofErr w:type="spellEnd"/>
      <w:r w:rsidR="00966088">
        <w:t xml:space="preserve"> Historical Newspapers; the Library of Congress</w:t>
      </w:r>
      <w:r w:rsidR="00737F78">
        <w:t>’</w:t>
      </w:r>
      <w:r w:rsidR="00966088">
        <w:t xml:space="preserve">s </w:t>
      </w:r>
      <w:hyperlink r:id="rId52" w:history="1">
        <w:r w:rsidR="00966088" w:rsidRPr="00465186">
          <w:rPr>
            <w:rStyle w:val="Hyperlink"/>
          </w:rPr>
          <w:t>Chronicling America</w:t>
        </w:r>
      </w:hyperlink>
      <w:r w:rsidR="00966088">
        <w:t xml:space="preserve"> resource; and, in some cases, through the archives and API</w:t>
      </w:r>
      <w:r w:rsidR="00737F78">
        <w:t>’</w:t>
      </w:r>
      <w:r w:rsidR="00966088">
        <w:t>s of individual newspapers);</w:t>
      </w:r>
    </w:p>
    <w:p w14:paraId="78F89895" w14:textId="2A4813C8" w:rsidR="0094318F" w:rsidRDefault="00BF194D" w:rsidP="00365AA0">
      <w:pPr>
        <w:pStyle w:val="ListParagraph"/>
        <w:numPr>
          <w:ilvl w:val="0"/>
          <w:numId w:val="6"/>
        </w:numPr>
        <w:spacing w:before="120" w:after="120"/>
        <w:contextualSpacing w:val="0"/>
      </w:pPr>
      <w:r>
        <w:t>Go</w:t>
      </w:r>
      <w:r w:rsidR="00CF7FFD">
        <w:t>vernment and political documents</w:t>
      </w:r>
      <w:r w:rsidR="0094318F">
        <w:t xml:space="preserve"> (gathered through resources such as </w:t>
      </w:r>
      <w:hyperlink r:id="rId53" w:history="1">
        <w:r w:rsidR="0094318F" w:rsidRPr="00D44DF3">
          <w:rPr>
            <w:rStyle w:val="Hyperlink"/>
          </w:rPr>
          <w:t>Congress.gov</w:t>
        </w:r>
      </w:hyperlink>
      <w:r w:rsidR="0094318F">
        <w:t xml:space="preserve">, </w:t>
      </w:r>
      <w:hyperlink r:id="rId54" w:history="1">
        <w:r w:rsidR="0094318F" w:rsidRPr="000C7816">
          <w:rPr>
            <w:rStyle w:val="Hyperlink"/>
          </w:rPr>
          <w:t>Whitehouse.gov</w:t>
        </w:r>
      </w:hyperlink>
      <w:r w:rsidR="0094318F">
        <w:t xml:space="preserve">, </w:t>
      </w:r>
      <w:hyperlink r:id="rId55" w:history="1">
        <w:r w:rsidR="00BE3ACB" w:rsidRPr="0097299D">
          <w:rPr>
            <w:rStyle w:val="Hyperlink"/>
          </w:rPr>
          <w:t>U. S. Government Publishing Office</w:t>
        </w:r>
      </w:hyperlink>
      <w:r w:rsidR="0094318F">
        <w:t xml:space="preserve">, and the archives of individual states, </w:t>
      </w:r>
      <w:r w:rsidR="00C4680B">
        <w:t xml:space="preserve">with data gathering </w:t>
      </w:r>
      <w:r w:rsidR="0094318F">
        <w:t>assisted by API</w:t>
      </w:r>
      <w:r w:rsidR="00737F78">
        <w:t>’</w:t>
      </w:r>
      <w:r w:rsidR="0094318F">
        <w:t xml:space="preserve">s from the </w:t>
      </w:r>
      <w:hyperlink r:id="rId56" w:history="1">
        <w:r w:rsidR="0094318F" w:rsidRPr="00FA74A5">
          <w:rPr>
            <w:rStyle w:val="Hyperlink"/>
          </w:rPr>
          <w:t>Sunlight Foundation</w:t>
        </w:r>
      </w:hyperlink>
      <w:r w:rsidR="0094318F">
        <w:t>)</w:t>
      </w:r>
      <w:r w:rsidR="009748F5">
        <w:rPr>
          <w:rStyle w:val="FootnoteReference"/>
        </w:rPr>
        <w:footnoteReference w:id="14"/>
      </w:r>
      <w:r w:rsidR="00CF7FFD">
        <w:t>;</w:t>
      </w:r>
    </w:p>
    <w:p w14:paraId="533426DE" w14:textId="7201B140" w:rsidR="00C4680B" w:rsidRDefault="00BF194D" w:rsidP="00365AA0">
      <w:pPr>
        <w:pStyle w:val="ListParagraph"/>
        <w:numPr>
          <w:ilvl w:val="0"/>
          <w:numId w:val="6"/>
        </w:numPr>
        <w:spacing w:before="120" w:after="120"/>
        <w:contextualSpacing w:val="0"/>
      </w:pPr>
      <w:r>
        <w:t>R</w:t>
      </w:r>
      <w:r w:rsidR="00CF7FFD">
        <w:t>eports and publications by scholarly and professional ass</w:t>
      </w:r>
      <w:r w:rsidR="00C4680B">
        <w:t xml:space="preserve">ociations </w:t>
      </w:r>
      <w:r w:rsidR="00CF7FFD">
        <w:t>as well as g</w:t>
      </w:r>
      <w:r w:rsidR="00C4680B">
        <w:t>rant agencies and foundations</w:t>
      </w:r>
      <w:r w:rsidR="00C4680B">
        <w:rPr>
          <w:rStyle w:val="FootnoteReference"/>
        </w:rPr>
        <w:footnoteReference w:id="15"/>
      </w:r>
      <w:r w:rsidR="00C4680B">
        <w:t>;</w:t>
      </w:r>
    </w:p>
    <w:p w14:paraId="6743A5C9" w14:textId="04C4867B" w:rsidR="00316CF1" w:rsidRDefault="00316CF1" w:rsidP="00365AA0">
      <w:pPr>
        <w:pStyle w:val="ListParagraph"/>
        <w:numPr>
          <w:ilvl w:val="0"/>
          <w:numId w:val="6"/>
        </w:numPr>
        <w:spacing w:before="120" w:after="120"/>
        <w:contextualSpacing w:val="0"/>
      </w:pPr>
      <w:r>
        <w:t>P</w:t>
      </w:r>
      <w:r w:rsidR="00CF7FFD">
        <w:t>ublic documents of higher-education institutions</w:t>
      </w:r>
      <w:r>
        <w:t xml:space="preserve"> </w:t>
      </w:r>
      <w:r w:rsidR="00BE1519">
        <w:t xml:space="preserve">that </w:t>
      </w:r>
      <w:r>
        <w:t xml:space="preserve">mention the humanities (e.g., so called university </w:t>
      </w:r>
      <w:r w:rsidR="00737F78">
        <w:t>“</w:t>
      </w:r>
      <w:proofErr w:type="spellStart"/>
      <w:r>
        <w:t>viewbooks</w:t>
      </w:r>
      <w:proofErr w:type="spellEnd"/>
      <w:r w:rsidR="00737F78">
        <w:t>”</w:t>
      </w:r>
      <w:r w:rsidR="00CF7FFD">
        <w:t xml:space="preserve">; </w:t>
      </w:r>
      <w:r>
        <w:t xml:space="preserve">mission statements of humanities centers; and </w:t>
      </w:r>
      <w:r w:rsidR="00CF7FFD">
        <w:t xml:space="preserve">speeches by campus </w:t>
      </w:r>
      <w:r w:rsidR="000E6567">
        <w:t>presidents and deans</w:t>
      </w:r>
      <w:r>
        <w:t>);</w:t>
      </w:r>
    </w:p>
    <w:p w14:paraId="6E9A790D" w14:textId="69D4362E" w:rsidR="001F3236" w:rsidRDefault="00316CF1" w:rsidP="00365AA0">
      <w:pPr>
        <w:pStyle w:val="ListParagraph"/>
        <w:numPr>
          <w:ilvl w:val="0"/>
          <w:numId w:val="6"/>
        </w:numPr>
        <w:spacing w:before="120"/>
      </w:pPr>
      <w:r>
        <w:lastRenderedPageBreak/>
        <w:t>S</w:t>
      </w:r>
      <w:r w:rsidR="00CF7FFD">
        <w:t xml:space="preserve">cholarly research articles discussing the humanities (collected from </w:t>
      </w:r>
      <w:hyperlink r:id="rId57" w:history="1">
        <w:r w:rsidR="00CF7FFD" w:rsidRPr="00A8290B">
          <w:rPr>
            <w:rStyle w:val="Hyperlink"/>
          </w:rPr>
          <w:t>JSTOR</w:t>
        </w:r>
      </w:hyperlink>
      <w:r w:rsidR="00CF7FFD">
        <w:t>)</w:t>
      </w:r>
      <w:r w:rsidR="00374399">
        <w:t>.</w:t>
      </w:r>
      <w:r w:rsidR="00DA5727">
        <w:t xml:space="preserve"> A particularly rich avenue of research will be to use the recently introduced </w:t>
      </w:r>
      <w:hyperlink r:id="rId58" w:history="1">
        <w:r w:rsidR="00DA5727" w:rsidRPr="00374399">
          <w:rPr>
            <w:rStyle w:val="Hyperlink"/>
          </w:rPr>
          <w:t>JSTOR Labs Text Analyzer</w:t>
        </w:r>
      </w:hyperlink>
      <w:r w:rsidR="00DA5727">
        <w:t xml:space="preserve"> service to discover research articles relevant to sample materials from the WE1S corpus. </w:t>
      </w:r>
      <w:r w:rsidR="00374399">
        <w:t>(</w:t>
      </w:r>
      <w:r w:rsidR="00DA5727">
        <w:t>Because the Text Analyzer builds on JSTOR Lab</w:t>
      </w:r>
      <w:r w:rsidR="00737F78">
        <w:t>’</w:t>
      </w:r>
      <w:r w:rsidR="00DA5727">
        <w:t xml:space="preserve">s own </w:t>
      </w:r>
      <w:r w:rsidR="00374399">
        <w:t xml:space="preserve">usage </w:t>
      </w:r>
      <w:r w:rsidR="00DA5727">
        <w:t xml:space="preserve">of topic modeling, there may also be ways that WE1S can </w:t>
      </w:r>
      <w:r w:rsidR="001F3236">
        <w:t>use Text Analyzer to corroborate or extend WE1S analyses of topic models.)</w:t>
      </w:r>
    </w:p>
    <w:p w14:paraId="538336A7" w14:textId="6762F2E0" w:rsidR="00E24D3F" w:rsidRDefault="00290A71" w:rsidP="00872FD8">
      <w:pPr>
        <w:pStyle w:val="Heading4"/>
        <w:ind w:left="360"/>
      </w:pPr>
      <w:r>
        <w:t>2</w:t>
      </w:r>
      <w:r w:rsidR="00872FD8">
        <w:t xml:space="preserve">. </w:t>
      </w:r>
      <w:r w:rsidR="009877CE">
        <w:t xml:space="preserve">Improvement of </w:t>
      </w:r>
      <w:r w:rsidR="00F14914">
        <w:t xml:space="preserve">Research </w:t>
      </w:r>
      <w:r w:rsidR="000451A1">
        <w:t xml:space="preserve">and Technical </w:t>
      </w:r>
      <w:r w:rsidR="00CF7FFD">
        <w:t>Methods</w:t>
      </w:r>
    </w:p>
    <w:p w14:paraId="3FA5192E" w14:textId="389D0DEA" w:rsidR="001615B7" w:rsidRDefault="00CF7FFD" w:rsidP="00872FD8">
      <w:pPr>
        <w:spacing w:before="120"/>
        <w:ind w:left="360"/>
      </w:pPr>
      <w:r>
        <w:t>Currently, WE1S</w:t>
      </w:r>
      <w:r w:rsidR="00737F78">
        <w:t>’</w:t>
      </w:r>
      <w:r>
        <w:t xml:space="preserve">s </w:t>
      </w:r>
      <w:r w:rsidR="00AA7891">
        <w:t xml:space="preserve">research methods and their </w:t>
      </w:r>
      <w:r w:rsidR="00D13ADE">
        <w:t xml:space="preserve">technological </w:t>
      </w:r>
      <w:r w:rsidR="00AA7891">
        <w:t>implementation are</w:t>
      </w:r>
      <w:r>
        <w:t xml:space="preserve"> first-generation. </w:t>
      </w:r>
      <w:r w:rsidR="00BE4152">
        <w:t xml:space="preserve">The research apparatus </w:t>
      </w:r>
      <w:r w:rsidR="00180003">
        <w:t xml:space="preserve">WE1S created for its pilot project </w:t>
      </w:r>
      <w:r>
        <w:t xml:space="preserve">works adequately to allow a distributed group of researchers and assistants with various levels of technical expertise to collaborate in staging, managing, and tracking the movement of textual materials through analytical </w:t>
      </w:r>
      <w:r w:rsidR="00AF24F5">
        <w:t xml:space="preserve">and modeling </w:t>
      </w:r>
      <w:r>
        <w:t xml:space="preserve">processes into a dynamic, visualized interface for </w:t>
      </w:r>
      <w:r w:rsidR="00BE4152">
        <w:t xml:space="preserve">interpretive </w:t>
      </w:r>
      <w:r>
        <w:t xml:space="preserve">exploration. The limitation of </w:t>
      </w:r>
      <w:r w:rsidR="001A5A8E">
        <w:t>WE1S</w:t>
      </w:r>
      <w:r w:rsidR="00737F78">
        <w:t>’</w:t>
      </w:r>
      <w:r w:rsidR="001A5A8E">
        <w:t xml:space="preserve">s </w:t>
      </w:r>
      <w:r>
        <w:t>current system</w:t>
      </w:r>
      <w:r w:rsidR="00643638">
        <w:t>, however,</w:t>
      </w:r>
      <w:r>
        <w:t xml:space="preserve"> </w:t>
      </w:r>
      <w:r w:rsidR="001A5A8E">
        <w:t>is</w:t>
      </w:r>
      <w:r>
        <w:t xml:space="preserve"> that it is slow and labor-intensive at the initial step of ingesting materials; constrained to a </w:t>
      </w:r>
      <w:r w:rsidR="00B613E0">
        <w:t xml:space="preserve">single </w:t>
      </w:r>
      <w:r>
        <w:t>analytical method in its middle steps (topic modeling); and constrained to one kind of exploratory interface in its end steps (</w:t>
      </w:r>
      <w:proofErr w:type="spellStart"/>
      <w:r w:rsidR="00827E0C">
        <w:t>dfr</w:t>
      </w:r>
      <w:proofErr w:type="spellEnd"/>
      <w:r>
        <w:t>-browser</w:t>
      </w:r>
      <w:r w:rsidR="00B613E0">
        <w:t>).</w:t>
      </w:r>
      <w:r w:rsidR="003C3595">
        <w:t xml:space="preserve"> </w:t>
      </w:r>
      <w:r>
        <w:t>To support the aim of</w:t>
      </w:r>
      <w:r w:rsidR="00B41AB6">
        <w:t xml:space="preserve"> flexibly and rapidly</w:t>
      </w:r>
      <w:r>
        <w:t xml:space="preserve"> asking research questions about a larger, more diverse corpus of materials, WE1S plans to </w:t>
      </w:r>
      <w:r w:rsidR="0071605E">
        <w:t xml:space="preserve">evolve its </w:t>
      </w:r>
      <w:r w:rsidR="00D13ADE">
        <w:t xml:space="preserve">technological </w:t>
      </w:r>
      <w:r w:rsidR="00B41AB6">
        <w:t xml:space="preserve">research </w:t>
      </w:r>
      <w:r w:rsidR="00D13ADE">
        <w:t>environment</w:t>
      </w:r>
      <w:r>
        <w:t>.</w:t>
      </w:r>
    </w:p>
    <w:p w14:paraId="3BC3D905" w14:textId="55B8DEA0" w:rsidR="001615B7" w:rsidRDefault="0044318A" w:rsidP="00055746">
      <w:pPr>
        <w:spacing w:before="120"/>
        <w:ind w:left="360"/>
      </w:pPr>
      <w:r>
        <w:t>Specifically, WE1S will take up the technical tasks outlined below:</w:t>
      </w:r>
    </w:p>
    <w:p w14:paraId="63697074" w14:textId="21AF069B" w:rsidR="001615B7" w:rsidRDefault="00CF7FFD" w:rsidP="00365AA0">
      <w:pPr>
        <w:pStyle w:val="ListParagraph"/>
        <w:numPr>
          <w:ilvl w:val="0"/>
          <w:numId w:val="5"/>
        </w:numPr>
        <w:spacing w:before="120" w:after="120"/>
        <w:ind w:left="922" w:hanging="562"/>
        <w:contextualSpacing w:val="0"/>
      </w:pPr>
      <w:r w:rsidRPr="00827E0C">
        <w:rPr>
          <w:i/>
        </w:rPr>
        <w:t xml:space="preserve">Improve methods for quick, </w:t>
      </w:r>
      <w:proofErr w:type="spellStart"/>
      <w:r w:rsidRPr="00827E0C">
        <w:rPr>
          <w:i/>
        </w:rPr>
        <w:t>iterable</w:t>
      </w:r>
      <w:proofErr w:type="spellEnd"/>
      <w:r w:rsidRPr="00827E0C">
        <w:rPr>
          <w:i/>
        </w:rPr>
        <w:t xml:space="preserve"> corpus assembly</w:t>
      </w:r>
      <w:r>
        <w:t xml:space="preserve">. </w:t>
      </w:r>
      <w:r w:rsidR="00E77FC8">
        <w:t>The goal is to a</w:t>
      </w:r>
      <w:r>
        <w:t>llow WE1S researchers rapidly and flexibly to add more materials to the corpus as dictated by evolving research questions.</w:t>
      </w:r>
    </w:p>
    <w:p w14:paraId="5F0BF199" w14:textId="66AA5186" w:rsidR="001615B7" w:rsidRDefault="00CF7FFD" w:rsidP="00365AA0">
      <w:pPr>
        <w:pStyle w:val="ListParagraph"/>
        <w:numPr>
          <w:ilvl w:val="0"/>
          <w:numId w:val="5"/>
        </w:numPr>
        <w:spacing w:before="120" w:after="120"/>
        <w:ind w:left="922" w:hanging="562"/>
        <w:contextualSpacing w:val="0"/>
      </w:pPr>
      <w:r w:rsidRPr="006E291F">
        <w:rPr>
          <w:i/>
        </w:rPr>
        <w:t xml:space="preserve">Extend </w:t>
      </w:r>
      <w:r w:rsidR="00625607">
        <w:rPr>
          <w:i/>
        </w:rPr>
        <w:t xml:space="preserve">search and </w:t>
      </w:r>
      <w:r w:rsidR="008B468E" w:rsidRPr="006E291F">
        <w:rPr>
          <w:i/>
        </w:rPr>
        <w:t xml:space="preserve">analytical </w:t>
      </w:r>
      <w:r w:rsidRPr="006E291F">
        <w:rPr>
          <w:i/>
        </w:rPr>
        <w:t>methods</w:t>
      </w:r>
      <w:r>
        <w:t xml:space="preserve">. </w:t>
      </w:r>
      <w:r w:rsidR="00AD7C1B">
        <w:t>De</w:t>
      </w:r>
      <w:r>
        <w:t>velop additional methods of searching for materials related to the humanities (</w:t>
      </w:r>
      <w:r w:rsidR="005E22EE">
        <w:t xml:space="preserve">e.g., </w:t>
      </w:r>
      <w:r>
        <w:t>corroborating or extending the simpler method of keyword searching</w:t>
      </w:r>
      <w:r w:rsidR="00110D35">
        <w:t xml:space="preserve"> </w:t>
      </w:r>
      <w:r w:rsidR="008731F8">
        <w:t>through</w:t>
      </w:r>
      <w:r w:rsidR="00110D35">
        <w:t xml:space="preserve"> more complex pattern </w:t>
      </w:r>
      <w:r w:rsidR="008731F8">
        <w:t>matching</w:t>
      </w:r>
      <w:r>
        <w:t xml:space="preserve">), and then </w:t>
      </w:r>
      <w:r w:rsidR="00E77FC8">
        <w:t xml:space="preserve">study the </w:t>
      </w:r>
      <w:r>
        <w:t xml:space="preserve">materials </w:t>
      </w:r>
      <w:r w:rsidR="00E77FC8">
        <w:t xml:space="preserve">using </w:t>
      </w:r>
      <w:r>
        <w:t xml:space="preserve">more than a single method of text analysis. WE1S anticipates exploring </w:t>
      </w:r>
      <w:r w:rsidR="00737F78">
        <w:t>“</w:t>
      </w:r>
      <w:r>
        <w:t>word embedding</w:t>
      </w:r>
      <w:r w:rsidR="00737F78">
        <w:t>”</w:t>
      </w:r>
      <w:r>
        <w:t xml:space="preserve"> (word vector)</w:t>
      </w:r>
      <w:r w:rsidRPr="006E291F">
        <w:rPr>
          <w:sz w:val="16"/>
          <w:szCs w:val="16"/>
        </w:rPr>
        <w:t xml:space="preserve"> </w:t>
      </w:r>
      <w:r>
        <w:t xml:space="preserve">approaches that </w:t>
      </w:r>
      <w:r w:rsidR="00625607">
        <w:t>c</w:t>
      </w:r>
      <w:r>
        <w:t xml:space="preserve">ould complement topic modeling in </w:t>
      </w:r>
      <w:r w:rsidR="00934369">
        <w:t xml:space="preserve">the </w:t>
      </w:r>
      <w:r w:rsidR="00A76627">
        <w:t xml:space="preserve">interpretation of </w:t>
      </w:r>
      <w:r>
        <w:t>complex discursive fields.</w:t>
      </w:r>
    </w:p>
    <w:p w14:paraId="68406427" w14:textId="3E04DC89" w:rsidR="001615B7" w:rsidRDefault="00CF7FFD" w:rsidP="00365AA0">
      <w:pPr>
        <w:pStyle w:val="ListParagraph"/>
        <w:numPr>
          <w:ilvl w:val="0"/>
          <w:numId w:val="5"/>
        </w:numPr>
        <w:spacing w:before="120" w:after="120"/>
        <w:ind w:left="922" w:hanging="562"/>
        <w:contextualSpacing w:val="0"/>
      </w:pPr>
      <w:r w:rsidRPr="00827E0C">
        <w:rPr>
          <w:i/>
        </w:rPr>
        <w:t>Improve</w:t>
      </w:r>
      <w:r w:rsidR="008B468E">
        <w:rPr>
          <w:i/>
        </w:rPr>
        <w:t xml:space="preserve"> </w:t>
      </w:r>
      <w:r w:rsidRPr="00827E0C">
        <w:rPr>
          <w:i/>
        </w:rPr>
        <w:t>interfaces for interpretive exploration of results</w:t>
      </w:r>
      <w:r>
        <w:t>. Building on</w:t>
      </w:r>
      <w:r w:rsidR="008B468E">
        <w:t xml:space="preserve"> </w:t>
      </w:r>
      <w:proofErr w:type="spellStart"/>
      <w:r w:rsidR="008B468E">
        <w:t>dfr</w:t>
      </w:r>
      <w:proofErr w:type="spellEnd"/>
      <w:r w:rsidR="00500C1F">
        <w:t>-browser (and</w:t>
      </w:r>
      <w:r>
        <w:t xml:space="preserve"> perhaps also integrating some of the workflow of the </w:t>
      </w:r>
      <w:proofErr w:type="spellStart"/>
      <w:r>
        <w:t>Lexos</w:t>
      </w:r>
      <w:proofErr w:type="spellEnd"/>
      <w:r>
        <w:t xml:space="preserve"> text-analysis system, which WE1S co-</w:t>
      </w:r>
      <w:r w:rsidR="007679DE">
        <w:t>PI</w:t>
      </w:r>
      <w:r>
        <w:t xml:space="preserve"> Scott </w:t>
      </w:r>
      <w:proofErr w:type="spellStart"/>
      <w:r>
        <w:t>Kleinman</w:t>
      </w:r>
      <w:proofErr w:type="spellEnd"/>
      <w:r>
        <w:t xml:space="preserve"> helped develop), WE1S plans to extend the dynamic interface </w:t>
      </w:r>
      <w:r w:rsidR="00560E65">
        <w:t xml:space="preserve">for studying topic models </w:t>
      </w:r>
      <w:r>
        <w:t xml:space="preserve">it presently </w:t>
      </w:r>
      <w:r w:rsidR="00DE1CA6">
        <w:t>generate</w:t>
      </w:r>
      <w:r w:rsidR="00D247CF">
        <w:t>s</w:t>
      </w:r>
      <w:r w:rsidR="00DE1CA6">
        <w:t xml:space="preserve"> through its Virtual Workspace </w:t>
      </w:r>
      <w:r w:rsidR="00D247CF">
        <w:t>System</w:t>
      </w:r>
      <w:r>
        <w:t xml:space="preserve">. For example, </w:t>
      </w:r>
      <w:r w:rsidR="00113690">
        <w:t>WE1S</w:t>
      </w:r>
      <w:r>
        <w:t xml:space="preserve"> wants to explore how clustering-visualizations and other methods of apprehending relations am</w:t>
      </w:r>
      <w:r w:rsidR="00113690">
        <w:t xml:space="preserve">ong topics </w:t>
      </w:r>
      <w:r w:rsidR="007C79A4">
        <w:t xml:space="preserve">in a topic model </w:t>
      </w:r>
      <w:r w:rsidR="00113690">
        <w:t xml:space="preserve">might be </w:t>
      </w:r>
      <w:r w:rsidR="00FF209D">
        <w:t xml:space="preserve">used to complement </w:t>
      </w:r>
      <w:proofErr w:type="spellStart"/>
      <w:r w:rsidR="00113690">
        <w:t>dfr</w:t>
      </w:r>
      <w:proofErr w:type="spellEnd"/>
      <w:r>
        <w:t xml:space="preserve">-browser. Improving the interface for interpretive exploration is an important stepping stone toward the eventual public-facing </w:t>
      </w:r>
      <w:r w:rsidR="007C79A4">
        <w:t>W</w:t>
      </w:r>
      <w:r>
        <w:t>eb site t</w:t>
      </w:r>
      <w:r w:rsidR="00FF209D">
        <w:t>hat will r</w:t>
      </w:r>
      <w:r>
        <w:t>epresent the project.</w:t>
      </w:r>
    </w:p>
    <w:p w14:paraId="094F29C0" w14:textId="44AAA54F" w:rsidR="001615B7" w:rsidRDefault="00CF7FFD" w:rsidP="00365AA0">
      <w:pPr>
        <w:pStyle w:val="ListParagraph"/>
        <w:numPr>
          <w:ilvl w:val="0"/>
          <w:numId w:val="5"/>
        </w:numPr>
        <w:spacing w:before="120" w:after="120"/>
        <w:contextualSpacing w:val="0"/>
      </w:pPr>
      <w:r w:rsidRPr="00827E0C">
        <w:rPr>
          <w:i/>
        </w:rPr>
        <w:t xml:space="preserve">Improve </w:t>
      </w:r>
      <w:r w:rsidR="008B468E">
        <w:rPr>
          <w:i/>
        </w:rPr>
        <w:t>WE1S</w:t>
      </w:r>
      <w:r w:rsidR="00737F78">
        <w:rPr>
          <w:i/>
        </w:rPr>
        <w:t>’</w:t>
      </w:r>
      <w:r w:rsidRPr="00827E0C">
        <w:rPr>
          <w:i/>
        </w:rPr>
        <w:t xml:space="preserve">s </w:t>
      </w:r>
      <w:r w:rsidR="00487901">
        <w:rPr>
          <w:i/>
        </w:rPr>
        <w:t>W</w:t>
      </w:r>
      <w:r w:rsidRPr="00827E0C">
        <w:rPr>
          <w:i/>
        </w:rPr>
        <w:t xml:space="preserve">orkflow </w:t>
      </w:r>
      <w:r w:rsidR="00487901">
        <w:rPr>
          <w:i/>
        </w:rPr>
        <w:t>M</w:t>
      </w:r>
      <w:r w:rsidRPr="00827E0C">
        <w:rPr>
          <w:i/>
        </w:rPr>
        <w:t xml:space="preserve">anagement </w:t>
      </w:r>
      <w:r w:rsidR="00487901">
        <w:rPr>
          <w:i/>
        </w:rPr>
        <w:t>System</w:t>
      </w:r>
      <w:r w:rsidRPr="00827E0C">
        <w:rPr>
          <w:i/>
        </w:rPr>
        <w:t xml:space="preserve"> </w:t>
      </w:r>
      <w:r w:rsidR="000D432F">
        <w:rPr>
          <w:i/>
        </w:rPr>
        <w:t xml:space="preserve">in </w:t>
      </w:r>
      <w:r w:rsidRPr="00827E0C">
        <w:rPr>
          <w:i/>
        </w:rPr>
        <w:t>conjunction with the project</w:t>
      </w:r>
      <w:r w:rsidR="00737F78">
        <w:rPr>
          <w:i/>
        </w:rPr>
        <w:t>’</w:t>
      </w:r>
      <w:r w:rsidRPr="00827E0C">
        <w:rPr>
          <w:i/>
        </w:rPr>
        <w:t xml:space="preserve">s </w:t>
      </w:r>
      <w:r w:rsidR="00144CE8">
        <w:rPr>
          <w:i/>
        </w:rPr>
        <w:t xml:space="preserve">Virtual Workspace </w:t>
      </w:r>
      <w:r w:rsidR="00487901">
        <w:rPr>
          <w:i/>
        </w:rPr>
        <w:t>System</w:t>
      </w:r>
      <w:r w:rsidR="00144CE8">
        <w:rPr>
          <w:i/>
        </w:rPr>
        <w:t>.</w:t>
      </w:r>
      <w:r>
        <w:t xml:space="preserve"> </w:t>
      </w:r>
      <w:r w:rsidR="00E77FC8">
        <w:t xml:space="preserve">WE1S will </w:t>
      </w:r>
      <w:r>
        <w:t xml:space="preserve">improve the integration between </w:t>
      </w:r>
      <w:r w:rsidR="00E77FC8">
        <w:t>it</w:t>
      </w:r>
      <w:r w:rsidR="00144CE8">
        <w:t xml:space="preserve">s </w:t>
      </w:r>
      <w:r w:rsidR="00487901" w:rsidRPr="00487901">
        <w:t xml:space="preserve">Workflow Management System </w:t>
      </w:r>
      <w:r w:rsidR="00487901">
        <w:t xml:space="preserve">and </w:t>
      </w:r>
      <w:r w:rsidR="00487901" w:rsidRPr="00487901">
        <w:t>Virtual Workspace System</w:t>
      </w:r>
      <w:r w:rsidR="002F7C2F">
        <w:t xml:space="preserve"> to </w:t>
      </w:r>
      <w:r w:rsidR="00F81711">
        <w:t>enable</w:t>
      </w:r>
      <w:r w:rsidR="00144CE8">
        <w:t xml:space="preserve"> </w:t>
      </w:r>
      <w:r>
        <w:t>user</w:t>
      </w:r>
      <w:r w:rsidR="00E77FC8">
        <w:t>s</w:t>
      </w:r>
      <w:r>
        <w:t xml:space="preserve"> performing a </w:t>
      </w:r>
      <w:proofErr w:type="spellStart"/>
      <w:r>
        <w:lastRenderedPageBreak/>
        <w:t>Jupyter</w:t>
      </w:r>
      <w:proofErr w:type="spellEnd"/>
      <w:r>
        <w:t xml:space="preserve"> notebook procedure in the workspace </w:t>
      </w:r>
      <w:r w:rsidR="00144CE8">
        <w:t>to</w:t>
      </w:r>
      <w:r>
        <w:t xml:space="preserve"> call a manifest of information about resources, scripts, and steps to configure th</w:t>
      </w:r>
      <w:r w:rsidR="004F5F72">
        <w:t>at</w:t>
      </w:r>
      <w:r>
        <w:t xml:space="preserve"> procedure. Reciprocally, </w:t>
      </w:r>
      <w:r w:rsidR="00E77FC8">
        <w:t xml:space="preserve">it will </w:t>
      </w:r>
      <w:r w:rsidR="002B10E9">
        <w:t xml:space="preserve">enable </w:t>
      </w:r>
      <w:r>
        <w:t xml:space="preserve">procedures </w:t>
      </w:r>
      <w:r w:rsidR="00144CE8">
        <w:t>to</w:t>
      </w:r>
      <w:r>
        <w:t xml:space="preserve"> populate manifests </w:t>
      </w:r>
      <w:r w:rsidR="002B10E9">
        <w:t xml:space="preserve">automatically </w:t>
      </w:r>
      <w:r>
        <w:t xml:space="preserve">with provenance information </w:t>
      </w:r>
      <w:r w:rsidR="00144CE8">
        <w:t>serving as the basis for</w:t>
      </w:r>
      <w:r>
        <w:t xml:space="preserve"> shareable and </w:t>
      </w:r>
      <w:r w:rsidR="00144CE8">
        <w:t>reproducible</w:t>
      </w:r>
      <w:r>
        <w:t xml:space="preserve"> workflows. Improving the JSON-based movement of metadata between WE1S</w:t>
      </w:r>
      <w:r w:rsidR="00737F78">
        <w:t>’</w:t>
      </w:r>
      <w:r>
        <w:t xml:space="preserve">s </w:t>
      </w:r>
      <w:r w:rsidR="00487901" w:rsidRPr="00487901">
        <w:t xml:space="preserve">Workflow Management System </w:t>
      </w:r>
      <w:r w:rsidR="00487901">
        <w:t xml:space="preserve">and </w:t>
      </w:r>
      <w:r w:rsidR="00487901" w:rsidRPr="00487901">
        <w:t>Virtual Workspace System</w:t>
      </w:r>
      <w:r>
        <w:t xml:space="preserve"> is an important stepping stone toward future project dissemination, since it </w:t>
      </w:r>
      <w:r w:rsidR="008C3D95">
        <w:t xml:space="preserve">will </w:t>
      </w:r>
      <w:r>
        <w:t>create the basis for input and output pipelines (similar to APIs) connecting to other researchers</w:t>
      </w:r>
      <w:r w:rsidR="00737F78">
        <w:t>’</w:t>
      </w:r>
      <w:r>
        <w:t xml:space="preserve"> projects.</w:t>
      </w:r>
    </w:p>
    <w:p w14:paraId="1124545E" w14:textId="2C16EEA3" w:rsidR="00827E0C" w:rsidRDefault="00CF7FFD" w:rsidP="00365AA0">
      <w:pPr>
        <w:pStyle w:val="ListParagraph"/>
        <w:numPr>
          <w:ilvl w:val="0"/>
          <w:numId w:val="5"/>
        </w:numPr>
        <w:spacing w:before="120" w:after="120"/>
        <w:ind w:left="922" w:hanging="562"/>
        <w:contextualSpacing w:val="0"/>
      </w:pPr>
      <w:r w:rsidRPr="00827E0C">
        <w:rPr>
          <w:i/>
        </w:rPr>
        <w:t>Develop a repository strategy for disseminating and sustaining the project</w:t>
      </w:r>
      <w:r w:rsidR="00737F78">
        <w:rPr>
          <w:i/>
        </w:rPr>
        <w:t>’</w:t>
      </w:r>
      <w:r w:rsidRPr="00827E0C">
        <w:rPr>
          <w:i/>
        </w:rPr>
        <w:t>s data and technology</w:t>
      </w:r>
      <w:r>
        <w:t>. WE1S</w:t>
      </w:r>
      <w:r w:rsidR="00737F78">
        <w:t>’</w:t>
      </w:r>
      <w:r>
        <w:t xml:space="preserve">s goal is to develop an integrated method for disseminating evolving iterations of its data and technologies, and depositing its materials in a sustainable repository accommodating not just data but </w:t>
      </w:r>
      <w:r w:rsidR="00CD016A">
        <w:t xml:space="preserve">the </w:t>
      </w:r>
      <w:r>
        <w:t xml:space="preserve">containerized </w:t>
      </w:r>
      <w:proofErr w:type="spellStart"/>
      <w:r>
        <w:t>Docker</w:t>
      </w:r>
      <w:proofErr w:type="spellEnd"/>
      <w:r>
        <w:t xml:space="preserve"> system holding </w:t>
      </w:r>
      <w:r w:rsidR="00752FE7">
        <w:t xml:space="preserve">a working copy of </w:t>
      </w:r>
      <w:r>
        <w:t>the project</w:t>
      </w:r>
      <w:r w:rsidR="00737F78">
        <w:t>’</w:t>
      </w:r>
      <w:r>
        <w:t>s virtual-machine workspace.</w:t>
      </w:r>
    </w:p>
    <w:p w14:paraId="5DB9FD46" w14:textId="66E8ED91" w:rsidR="001615B7" w:rsidRDefault="00CF7FFD" w:rsidP="00365AA0">
      <w:pPr>
        <w:pStyle w:val="ListParagraph"/>
        <w:numPr>
          <w:ilvl w:val="0"/>
          <w:numId w:val="5"/>
        </w:numPr>
        <w:spacing w:before="120"/>
      </w:pPr>
      <w:r>
        <w:rPr>
          <w:i/>
        </w:rPr>
        <w:t>Develop a public-facing front end for displaying and exploring the results of the project</w:t>
      </w:r>
      <w:r>
        <w:t xml:space="preserve">. The goal is to create a </w:t>
      </w:r>
      <w:r w:rsidR="00BF3CF9">
        <w:t>W</w:t>
      </w:r>
      <w:r>
        <w:t xml:space="preserve">eb site that </w:t>
      </w:r>
      <w:r w:rsidR="003A126A">
        <w:t xml:space="preserve">combines standard site or blog functions with the ability to </w:t>
      </w:r>
      <w:r>
        <w:t>show WE1S</w:t>
      </w:r>
      <w:r w:rsidR="00737F78">
        <w:t>’</w:t>
      </w:r>
      <w:r>
        <w:t xml:space="preserve">s results in a dynamic, </w:t>
      </w:r>
      <w:proofErr w:type="spellStart"/>
      <w:r>
        <w:t>queryable</w:t>
      </w:r>
      <w:proofErr w:type="spellEnd"/>
      <w:r>
        <w:t xml:space="preserve"> interface</w:t>
      </w:r>
      <w:r w:rsidR="004946FC">
        <w:t xml:space="preserve"> accompanied by </w:t>
      </w:r>
      <w:r w:rsidR="0006425E">
        <w:t>explanations</w:t>
      </w:r>
      <w:r w:rsidR="00743836">
        <w:t xml:space="preserve"> </w:t>
      </w:r>
      <w:r w:rsidR="0006425E">
        <w:t>a</w:t>
      </w:r>
      <w:r w:rsidR="004946FC">
        <w:t>nd other guidance from the project team</w:t>
      </w:r>
      <w:r>
        <w:t xml:space="preserve">. </w:t>
      </w:r>
      <w:r w:rsidR="004946FC">
        <w:t xml:space="preserve">Such a site </w:t>
      </w:r>
      <w:r>
        <w:t>will encourage the public and scholars to explore public discussion of the humanities in the media, and to read the underlying materials (through links to their proprietary original locations). Th</w:t>
      </w:r>
      <w:r w:rsidR="004946FC">
        <w:t xml:space="preserve">e </w:t>
      </w:r>
      <w:r>
        <w:t xml:space="preserve">interface </w:t>
      </w:r>
      <w:r w:rsidR="004946FC">
        <w:t xml:space="preserve">for the site </w:t>
      </w:r>
      <w:r>
        <w:t xml:space="preserve">will </w:t>
      </w:r>
      <w:r w:rsidR="001A542A">
        <w:t xml:space="preserve">draw on output from </w:t>
      </w:r>
      <w:r>
        <w:t>the project</w:t>
      </w:r>
      <w:r w:rsidR="00737F78">
        <w:t>’</w:t>
      </w:r>
      <w:r>
        <w:t xml:space="preserve">s internal </w:t>
      </w:r>
      <w:r w:rsidR="001A542A">
        <w:t>technical systems (its Workflow Management System and Virtual Workspace System)</w:t>
      </w:r>
      <w:r>
        <w:t xml:space="preserve">. </w:t>
      </w:r>
      <w:r w:rsidR="00942BFC">
        <w:t xml:space="preserve">The dynamic presentation of data and topic models will be </w:t>
      </w:r>
      <w:r>
        <w:t>complement</w:t>
      </w:r>
      <w:r w:rsidR="00942BFC">
        <w:t xml:space="preserve">ed on the Web site by other kinds of materials, including analyses, </w:t>
      </w:r>
      <w:r>
        <w:t xml:space="preserve">recommendations, </w:t>
      </w:r>
      <w:r w:rsidR="00942BFC">
        <w:t xml:space="preserve">resources for humanities advocacy, </w:t>
      </w:r>
      <w:r>
        <w:t>and scholarly deliverables.</w:t>
      </w:r>
      <w:r w:rsidR="00311CF7">
        <w:t xml:space="preserve"> </w:t>
      </w:r>
      <w:r w:rsidR="004946FC">
        <w:t xml:space="preserve">Also, </w:t>
      </w:r>
      <w:r w:rsidR="00311CF7">
        <w:t xml:space="preserve">WE1S </w:t>
      </w:r>
      <w:r w:rsidR="004946FC">
        <w:t xml:space="preserve">will </w:t>
      </w:r>
      <w:r w:rsidR="00311CF7">
        <w:t xml:space="preserve">explore the feasibility of using the open-standards based </w:t>
      </w:r>
      <w:hyperlink r:id="rId59" w:history="1">
        <w:r w:rsidR="00311CF7" w:rsidRPr="00C05097">
          <w:rPr>
            <w:rStyle w:val="Hyperlink"/>
          </w:rPr>
          <w:t>Hypothes.is</w:t>
        </w:r>
      </w:hyperlink>
      <w:r w:rsidR="00311CF7">
        <w:t xml:space="preserve"> Web annotation system to add </w:t>
      </w:r>
      <w:r w:rsidR="00BA5045">
        <w:t xml:space="preserve">a </w:t>
      </w:r>
      <w:r w:rsidR="00311CF7">
        <w:t xml:space="preserve">publicly viewable </w:t>
      </w:r>
      <w:r w:rsidR="00737F78">
        <w:t>“</w:t>
      </w:r>
      <w:r w:rsidR="00BA5045">
        <w:t>layer</w:t>
      </w:r>
      <w:r w:rsidR="00737F78">
        <w:t>”</w:t>
      </w:r>
      <w:r w:rsidR="00BA5045">
        <w:t xml:space="preserve"> of </w:t>
      </w:r>
      <w:r w:rsidR="00E256DE">
        <w:t xml:space="preserve">highlights, comments, and links over </w:t>
      </w:r>
      <w:r w:rsidR="00311CF7">
        <w:t>selected newspaper articles and other online documents</w:t>
      </w:r>
      <w:r w:rsidR="00BA5045">
        <w:t xml:space="preserve"> in their original locations</w:t>
      </w:r>
      <w:r w:rsidR="00E256DE">
        <w:t xml:space="preserve">, thus creating effective </w:t>
      </w:r>
      <w:r w:rsidR="00311CF7">
        <w:t xml:space="preserve">case studies </w:t>
      </w:r>
      <w:r w:rsidR="00E256DE">
        <w:t>of</w:t>
      </w:r>
      <w:r w:rsidR="00311CF7">
        <w:t xml:space="preserve"> the project</w:t>
      </w:r>
      <w:r w:rsidR="00737F78">
        <w:t>’</w:t>
      </w:r>
      <w:r w:rsidR="00311CF7">
        <w:t>s findings</w:t>
      </w:r>
      <w:r w:rsidR="00E256DE">
        <w:t>.</w:t>
      </w:r>
    </w:p>
    <w:p w14:paraId="433660F0" w14:textId="4A563BF1" w:rsidR="001615B7" w:rsidRDefault="00EE317E" w:rsidP="00525D9D">
      <w:pPr>
        <w:pStyle w:val="Heading3"/>
        <w:spacing w:before="240"/>
      </w:pPr>
      <w:bookmarkStart w:id="107" w:name="_8ttijdo7gqqk" w:colFirst="0" w:colLast="0"/>
      <w:bookmarkStart w:id="108" w:name="_Toc494665705"/>
      <w:bookmarkEnd w:id="107"/>
      <w:r>
        <w:t>c</w:t>
      </w:r>
      <w:r w:rsidR="00E24D3F">
        <w:t xml:space="preserve">. </w:t>
      </w:r>
      <w:r w:rsidR="00CF7FFD">
        <w:t>Diversity and Inclusion</w:t>
      </w:r>
      <w:bookmarkEnd w:id="108"/>
    </w:p>
    <w:p w14:paraId="685AC991" w14:textId="721E7732" w:rsidR="006B70BC" w:rsidRDefault="0069410B">
      <w:pPr>
        <w:spacing w:before="120"/>
      </w:pPr>
      <w:proofErr w:type="spellStart"/>
      <w:r>
        <w:t>i</w:t>
      </w:r>
      <w:proofErr w:type="spellEnd"/>
      <w:r>
        <w:t xml:space="preserve">. </w:t>
      </w:r>
      <w:r w:rsidR="00A63F19">
        <w:t>In light of</w:t>
      </w:r>
      <w:r w:rsidR="00804C68">
        <w:t xml:space="preserve"> its </w:t>
      </w:r>
      <w:r w:rsidR="00A431AB">
        <w:t xml:space="preserve">theme, WE1S </w:t>
      </w:r>
      <w:r w:rsidR="004F7743" w:rsidRPr="0069410B">
        <w:t>primarily</w:t>
      </w:r>
      <w:r w:rsidR="004F7743">
        <w:t xml:space="preserve"> </w:t>
      </w:r>
      <w:r w:rsidR="009B5B0B">
        <w:t>understand</w:t>
      </w:r>
      <w:r w:rsidR="00804C68">
        <w:t>s</w:t>
      </w:r>
      <w:r w:rsidR="00A431AB">
        <w:t xml:space="preserve"> </w:t>
      </w:r>
      <w:r w:rsidR="009B5B0B">
        <w:t xml:space="preserve">diversity and inclusion </w:t>
      </w:r>
      <w:r w:rsidR="00CB45E0">
        <w:t xml:space="preserve">to refer to </w:t>
      </w:r>
      <w:r w:rsidR="00A14479">
        <w:t xml:space="preserve">facilitating </w:t>
      </w:r>
      <w:r w:rsidR="009B5B0B">
        <w:t xml:space="preserve">the </w:t>
      </w:r>
      <w:r w:rsidR="00CB45E0">
        <w:t xml:space="preserve">ability of underrepresented </w:t>
      </w:r>
      <w:r w:rsidR="006F0085">
        <w:t>racial/</w:t>
      </w:r>
      <w:r w:rsidR="00CB45E0">
        <w:t>ethnic groups</w:t>
      </w:r>
      <w:del w:id="109" w:author="Scott Kleinman" w:date="2017-10-02T08:58:00Z">
        <w:r w:rsidR="00CB45E0" w:rsidDel="00BB17B5">
          <w:delText>--</w:delText>
        </w:r>
      </w:del>
      <w:ins w:id="110" w:author="Scott Kleinman" w:date="2017-10-02T08:58:00Z">
        <w:r w:rsidR="00BB17B5">
          <w:t>―</w:t>
        </w:r>
      </w:ins>
      <w:r w:rsidR="00804C68">
        <w:t xml:space="preserve">and also </w:t>
      </w:r>
      <w:r w:rsidR="009B5B0B">
        <w:t>first-generation-to-college, immigrant</w:t>
      </w:r>
      <w:r w:rsidR="0012466B">
        <w:t>s</w:t>
      </w:r>
      <w:r w:rsidR="009B5B0B">
        <w:t>, and others</w:t>
      </w:r>
      <w:del w:id="111" w:author="Scott Kleinman" w:date="2017-10-02T08:58:00Z">
        <w:r w:rsidR="00CB45E0" w:rsidDel="00BB17B5">
          <w:delText>--</w:delText>
        </w:r>
      </w:del>
      <w:ins w:id="112" w:author="Scott Kleinman" w:date="2017-10-02T08:58:00Z">
        <w:r w:rsidR="00BB17B5">
          <w:t>―</w:t>
        </w:r>
      </w:ins>
      <w:r w:rsidR="00CB45E0">
        <w:t xml:space="preserve">to embrace the humanities </w:t>
      </w:r>
      <w:r w:rsidR="00A14479">
        <w:t xml:space="preserve">in common with others so as to </w:t>
      </w:r>
      <w:r w:rsidR="00CB45E0">
        <w:t xml:space="preserve">contribute to the full life of </w:t>
      </w:r>
      <w:r w:rsidR="00F93DCB">
        <w:t>individual</w:t>
      </w:r>
      <w:r w:rsidR="00A14479">
        <w:t>s</w:t>
      </w:r>
      <w:r w:rsidR="00CB45E0">
        <w:t>, group</w:t>
      </w:r>
      <w:r w:rsidR="00A14479">
        <w:t>s</w:t>
      </w:r>
      <w:r w:rsidR="00CB45E0">
        <w:t>, educational and cultural institutions</w:t>
      </w:r>
      <w:r w:rsidR="008853E5">
        <w:t xml:space="preserve">, </w:t>
      </w:r>
      <w:r w:rsidR="00804C68">
        <w:t xml:space="preserve">and, ultimately, </w:t>
      </w:r>
      <w:r w:rsidR="00CB45E0">
        <w:t>society.</w:t>
      </w:r>
      <w:r w:rsidR="009B5B0B">
        <w:t xml:space="preserve"> </w:t>
      </w:r>
      <w:r w:rsidR="00F2598A">
        <w:t xml:space="preserve">While there are many exceptions, members of </w:t>
      </w:r>
      <w:r w:rsidR="00F93DCB">
        <w:t>such</w:t>
      </w:r>
      <w:r w:rsidR="00F2598A">
        <w:t xml:space="preserve"> groups </w:t>
      </w:r>
      <w:r w:rsidR="008B63BD">
        <w:t xml:space="preserve">are </w:t>
      </w:r>
      <w:r w:rsidR="00F93DCB">
        <w:t xml:space="preserve">often </w:t>
      </w:r>
      <w:r w:rsidR="00294A3F">
        <w:t>seen</w:t>
      </w:r>
      <w:del w:id="113" w:author="Scott Kleinman" w:date="2017-10-02T08:58:00Z">
        <w:r w:rsidR="00294A3F" w:rsidDel="00BB17B5">
          <w:delText>--</w:delText>
        </w:r>
      </w:del>
      <w:ins w:id="114" w:author="Scott Kleinman" w:date="2017-10-02T08:58:00Z">
        <w:r w:rsidR="00BB17B5">
          <w:t>―</w:t>
        </w:r>
      </w:ins>
      <w:r w:rsidR="003A3B5D">
        <w:t xml:space="preserve">as much </w:t>
      </w:r>
      <w:r w:rsidR="008B63BD">
        <w:t xml:space="preserve">by themselves </w:t>
      </w:r>
      <w:r w:rsidR="00294A3F">
        <w:t>as others</w:t>
      </w:r>
      <w:del w:id="115" w:author="Scott Kleinman" w:date="2017-10-02T08:58:00Z">
        <w:r w:rsidR="00294A3F" w:rsidDel="00BB17B5">
          <w:delText>--</w:delText>
        </w:r>
      </w:del>
      <w:ins w:id="116" w:author="Scott Kleinman" w:date="2017-10-02T08:58:00Z">
        <w:r w:rsidR="00BB17B5">
          <w:t>―</w:t>
        </w:r>
      </w:ins>
      <w:r w:rsidR="008B63BD">
        <w:t xml:space="preserve">to </w:t>
      </w:r>
      <w:r w:rsidR="004D3D1A">
        <w:t xml:space="preserve">focus </w:t>
      </w:r>
      <w:r w:rsidR="008B63BD">
        <w:t xml:space="preserve">disproportionately </w:t>
      </w:r>
      <w:r w:rsidR="004D3D1A">
        <w:t xml:space="preserve">on </w:t>
      </w:r>
      <w:r w:rsidR="00BA52A2">
        <w:t>a narrow range of disciplinary and career goals</w:t>
      </w:r>
      <w:r w:rsidR="003A3B5D" w:rsidRPr="003A3B5D">
        <w:t xml:space="preserve"> </w:t>
      </w:r>
      <w:r w:rsidR="003A3B5D">
        <w:t>during the</w:t>
      </w:r>
      <w:r w:rsidR="00A14479">
        <w:t xml:space="preserve"> </w:t>
      </w:r>
      <w:r w:rsidR="003A3B5D">
        <w:t xml:space="preserve">early </w:t>
      </w:r>
      <w:r w:rsidR="00C308F2">
        <w:t xml:space="preserve">trajectory </w:t>
      </w:r>
      <w:r w:rsidR="00A14479">
        <w:t>of their group</w:t>
      </w:r>
      <w:r w:rsidR="00737F78">
        <w:t>’</w:t>
      </w:r>
      <w:r w:rsidR="00A14479">
        <w:t xml:space="preserve">s entry </w:t>
      </w:r>
      <w:r w:rsidR="003A3B5D">
        <w:t>into the social commonwealth</w:t>
      </w:r>
      <w:r w:rsidR="00BA52A2">
        <w:t xml:space="preserve">. </w:t>
      </w:r>
      <w:r w:rsidR="00726462">
        <w:t>This was the precedent set in the mid-twentieth century when Ivy League universities such as Yale throttled t</w:t>
      </w:r>
      <w:r w:rsidR="0012466B">
        <w:t xml:space="preserve">he admission of Jewish </w:t>
      </w:r>
      <w:proofErr w:type="gramStart"/>
      <w:r w:rsidR="0012466B">
        <w:t>students</w:t>
      </w:r>
      <w:proofErr w:type="gramEnd"/>
      <w:del w:id="117" w:author="Scott Kleinman" w:date="2017-10-02T08:58:00Z">
        <w:r w:rsidR="0012466B" w:rsidDel="00BB17B5">
          <w:delText>--</w:delText>
        </w:r>
      </w:del>
      <w:ins w:id="118" w:author="Scott Kleinman" w:date="2017-10-02T08:58:00Z">
        <w:r w:rsidR="00BB17B5">
          <w:t>―</w:t>
        </w:r>
      </w:ins>
      <w:r w:rsidR="00726462">
        <w:t>in part</w:t>
      </w:r>
      <w:r w:rsidR="0012466B">
        <w:t>, or ostensibly,</w:t>
      </w:r>
      <w:r w:rsidR="00726462">
        <w:t xml:space="preserve"> because they were perceived to be narrowly focused on scientific and technical fields as opposed to the</w:t>
      </w:r>
      <w:r w:rsidR="009A31AB">
        <w:t xml:space="preserve"> well-rounded</w:t>
      </w:r>
      <w:r w:rsidR="00726462">
        <w:t xml:space="preserve"> </w:t>
      </w:r>
      <w:r w:rsidR="00737F78">
        <w:t>“</w:t>
      </w:r>
      <w:r w:rsidR="00726462">
        <w:t>liberal arts</w:t>
      </w:r>
      <w:r w:rsidR="00737F78">
        <w:t>”</w:t>
      </w:r>
      <w:r w:rsidR="00726462">
        <w:t xml:space="preserve"> of the </w:t>
      </w:r>
      <w:r w:rsidR="00737F78">
        <w:t>“</w:t>
      </w:r>
      <w:r w:rsidR="00726462">
        <w:t>Yale Man</w:t>
      </w:r>
      <w:r w:rsidR="00737F78">
        <w:t>”</w:t>
      </w:r>
      <w:r w:rsidR="00726462">
        <w:t xml:space="preserve"> (see </w:t>
      </w:r>
      <w:proofErr w:type="spellStart"/>
      <w:r w:rsidR="00726462" w:rsidRPr="00726462">
        <w:t>Kabaservice</w:t>
      </w:r>
      <w:proofErr w:type="spellEnd"/>
      <w:r w:rsidR="00726462">
        <w:t xml:space="preserve">). </w:t>
      </w:r>
      <w:r w:rsidR="00782E83">
        <w:t xml:space="preserve">In different ways, versions of such perceptions about </w:t>
      </w:r>
      <w:r w:rsidR="00316F6E">
        <w:t xml:space="preserve">these </w:t>
      </w:r>
      <w:r w:rsidR="00782E83">
        <w:t xml:space="preserve">groups </w:t>
      </w:r>
      <w:r w:rsidR="00316F6E">
        <w:t xml:space="preserve">of people </w:t>
      </w:r>
      <w:r w:rsidR="00782E83">
        <w:t xml:space="preserve">have continued, with particular groups </w:t>
      </w:r>
      <w:r w:rsidR="0012466B">
        <w:t xml:space="preserve">identifying or being identified </w:t>
      </w:r>
      <w:r w:rsidR="00782E83">
        <w:t xml:space="preserve">as devoted </w:t>
      </w:r>
      <w:r w:rsidR="00AC5E10">
        <w:t>primarily to</w:t>
      </w:r>
      <w:r w:rsidR="0012466B">
        <w:t xml:space="preserve"> </w:t>
      </w:r>
      <w:r w:rsidR="00782E83">
        <w:t xml:space="preserve">STEM, social-science, business, and other non-humanities disciplinary and </w:t>
      </w:r>
      <w:r w:rsidR="00782E83">
        <w:lastRenderedPageBreak/>
        <w:t xml:space="preserve">career goals. </w:t>
      </w:r>
      <w:r w:rsidR="00D55F52">
        <w:t>S</w:t>
      </w:r>
      <w:r w:rsidR="00E81246">
        <w:t xml:space="preserve">tudents in these groups find life-fulfilling ways of being and working as </w:t>
      </w:r>
      <w:r w:rsidR="00737F78">
        <w:t>“</w:t>
      </w:r>
      <w:r w:rsidR="00E81246">
        <w:t>human</w:t>
      </w:r>
      <w:r w:rsidR="00737F78">
        <w:t>”</w:t>
      </w:r>
      <w:r w:rsidR="00E81246">
        <w:t xml:space="preserve"> that somehow shunt the humanities to the side, even if the humanities is one of </w:t>
      </w:r>
      <w:r w:rsidR="0012466B">
        <w:t xml:space="preserve">their </w:t>
      </w:r>
      <w:r w:rsidR="00E81246">
        <w:t xml:space="preserve">core passions or, in fact, </w:t>
      </w:r>
      <w:r w:rsidR="0071536E">
        <w:t xml:space="preserve">are </w:t>
      </w:r>
      <w:r w:rsidR="006C7E7A">
        <w:t xml:space="preserve">part of </w:t>
      </w:r>
      <w:r w:rsidR="0012466B">
        <w:t>their</w:t>
      </w:r>
      <w:r w:rsidR="00E81246">
        <w:t xml:space="preserve"> deep </w:t>
      </w:r>
      <w:r w:rsidR="006C7E7A">
        <w:t xml:space="preserve">cultural </w:t>
      </w:r>
      <w:r w:rsidR="00E81246">
        <w:t xml:space="preserve">heritage. </w:t>
      </w:r>
      <w:r w:rsidR="00D60E20">
        <w:t>Alternatively, one of the best entries into the humanities for such students is through the door that is designated by themselves and</w:t>
      </w:r>
      <w:r w:rsidR="00782E83">
        <w:t xml:space="preserve"> others as specifically </w:t>
      </w:r>
      <w:r w:rsidR="00737F78">
        <w:t>“</w:t>
      </w:r>
      <w:r w:rsidR="00782E83">
        <w:t>their</w:t>
      </w:r>
      <w:r w:rsidR="00737F78">
        <w:t>”</w:t>
      </w:r>
      <w:r w:rsidR="00782E83">
        <w:t xml:space="preserve"> humanities</w:t>
      </w:r>
      <w:del w:id="119" w:author="Scott Kleinman" w:date="2017-10-02T08:58:00Z">
        <w:r w:rsidR="00D60E20" w:rsidDel="00BB17B5">
          <w:delText>--</w:delText>
        </w:r>
      </w:del>
      <w:ins w:id="120" w:author="Scott Kleinman" w:date="2017-10-02T08:58:00Z">
        <w:r w:rsidR="00BB17B5">
          <w:t>―</w:t>
        </w:r>
      </w:ins>
      <w:r w:rsidR="008A279E">
        <w:t xml:space="preserve">for example, </w:t>
      </w:r>
      <w:r w:rsidR="00D60E20">
        <w:t>their particular literature</w:t>
      </w:r>
      <w:r w:rsidR="008A279E">
        <w:t xml:space="preserve"> or</w:t>
      </w:r>
      <w:r w:rsidR="00D60E20">
        <w:t xml:space="preserve"> their history (</w:t>
      </w:r>
      <w:r w:rsidR="00F01604">
        <w:t>areas of study</w:t>
      </w:r>
      <w:r w:rsidR="00782E83">
        <w:t xml:space="preserve"> </w:t>
      </w:r>
      <w:r w:rsidR="00D60E20">
        <w:t>provided for by today</w:t>
      </w:r>
      <w:r w:rsidR="00737F78">
        <w:t>’</w:t>
      </w:r>
      <w:r w:rsidR="00D60E20">
        <w:t>s robust, innovative majors in such fields).</w:t>
      </w:r>
    </w:p>
    <w:p w14:paraId="20376B30" w14:textId="5A639B36" w:rsidR="006B07A5" w:rsidRDefault="00DB053F">
      <w:pPr>
        <w:spacing w:before="120"/>
      </w:pPr>
      <w:r>
        <w:t>A</w:t>
      </w:r>
      <w:r w:rsidR="00520153">
        <w:t xml:space="preserve"> core </w:t>
      </w:r>
      <w:r w:rsidR="00D76D5D">
        <w:t>mission</w:t>
      </w:r>
      <w:r w:rsidR="00520153">
        <w:t xml:space="preserve"> of WE1S</w:t>
      </w:r>
      <w:r w:rsidR="00737F78">
        <w:t>’</w:t>
      </w:r>
      <w:r w:rsidR="00520153">
        <w:t xml:space="preserve">s plan </w:t>
      </w:r>
      <w:r w:rsidR="002737F0">
        <w:t>for expanded research</w:t>
      </w:r>
      <w:r>
        <w:t>, therefore,</w:t>
      </w:r>
      <w:r w:rsidR="002737F0">
        <w:t xml:space="preserve"> </w:t>
      </w:r>
      <w:r w:rsidR="00520153">
        <w:t xml:space="preserve">is to acquire materials </w:t>
      </w:r>
      <w:r w:rsidR="00D76D5D">
        <w:t xml:space="preserve">that </w:t>
      </w:r>
      <w:r w:rsidR="002737F0">
        <w:t xml:space="preserve">facilitate </w:t>
      </w:r>
      <w:r w:rsidR="00D76D5D">
        <w:t>understand</w:t>
      </w:r>
      <w:r w:rsidR="002737F0">
        <w:t>ing</w:t>
      </w:r>
      <w:r w:rsidR="00D76D5D">
        <w:t xml:space="preserve"> </w:t>
      </w:r>
      <w:r w:rsidR="00380977">
        <w:t xml:space="preserve">the </w:t>
      </w:r>
      <w:r>
        <w:t xml:space="preserve">complex </w:t>
      </w:r>
      <w:r w:rsidR="00380977">
        <w:t xml:space="preserve">relationship of </w:t>
      </w:r>
      <w:r w:rsidR="00B247BA">
        <w:t xml:space="preserve">underrepresented and other </w:t>
      </w:r>
      <w:r w:rsidR="00380977">
        <w:t xml:space="preserve">groups </w:t>
      </w:r>
      <w:r w:rsidR="009B3F88">
        <w:t xml:space="preserve">to the humanities. </w:t>
      </w:r>
      <w:r>
        <w:t xml:space="preserve">As detailed </w:t>
      </w:r>
      <w:r w:rsidR="007113B9">
        <w:t xml:space="preserve">above, </w:t>
      </w:r>
      <w:r w:rsidR="00A71D3B">
        <w:t xml:space="preserve">WE1S has identified resources </w:t>
      </w:r>
      <w:r w:rsidR="00CF6E27">
        <w:t xml:space="preserve">(databases such as Ethnic </w:t>
      </w:r>
      <w:proofErr w:type="spellStart"/>
      <w:r w:rsidR="00CF6E27">
        <w:t>Newswatch</w:t>
      </w:r>
      <w:proofErr w:type="spellEnd"/>
      <w:r w:rsidR="00CF6E27">
        <w:t xml:space="preserve">, </w:t>
      </w:r>
      <w:proofErr w:type="spellStart"/>
      <w:r w:rsidR="00CF6E27">
        <w:t>Proquest</w:t>
      </w:r>
      <w:proofErr w:type="spellEnd"/>
      <w:r w:rsidR="00CF6E27">
        <w:t xml:space="preserve"> Black Newspapers, and </w:t>
      </w:r>
      <w:proofErr w:type="spellStart"/>
      <w:r w:rsidR="00CF6E27">
        <w:t>Proquest</w:t>
      </w:r>
      <w:proofErr w:type="spellEnd"/>
      <w:r w:rsidR="00CF6E27">
        <w:t xml:space="preserve"> U.S. Hispanic Newsstand) </w:t>
      </w:r>
      <w:r w:rsidR="007113B9">
        <w:t>in</w:t>
      </w:r>
      <w:r w:rsidR="00CF6E27">
        <w:t xml:space="preserve"> which materials can be </w:t>
      </w:r>
      <w:r w:rsidR="007113B9">
        <w:t xml:space="preserve">researched </w:t>
      </w:r>
      <w:r w:rsidR="00CF6E27">
        <w:t xml:space="preserve">and </w:t>
      </w:r>
      <w:r w:rsidR="00A71D3B">
        <w:t>fold</w:t>
      </w:r>
      <w:r w:rsidR="00CF6E27">
        <w:t>ed</w:t>
      </w:r>
      <w:r w:rsidR="00A71D3B">
        <w:t xml:space="preserve"> into its topic modeling analysis </w:t>
      </w:r>
      <w:r w:rsidR="00B247BA">
        <w:t>that might serve this purpose.</w:t>
      </w:r>
      <w:r>
        <w:t xml:space="preserve"> </w:t>
      </w:r>
      <w:r w:rsidR="00A676BD">
        <w:t xml:space="preserve">In addition, WE1S has begun consulting with scholars and </w:t>
      </w:r>
      <w:r w:rsidR="0031517E">
        <w:t xml:space="preserve">university </w:t>
      </w:r>
      <w:r w:rsidR="00A676BD">
        <w:t xml:space="preserve">administrators specializing in the cultures of underrepresented groups to discover more such discursive materials. The aim is to </w:t>
      </w:r>
      <w:r w:rsidR="00CD2BC8">
        <w:t xml:space="preserve">position WE1S to </w:t>
      </w:r>
      <w:r w:rsidR="00A676BD">
        <w:t>ask such questions as: ho</w:t>
      </w:r>
      <w:r>
        <w:t xml:space="preserve">w do mainstream media position students and others from particular groups relative to the humanities? </w:t>
      </w:r>
      <w:r w:rsidR="00CD2BC8">
        <w:t>H</w:t>
      </w:r>
      <w:r>
        <w:t xml:space="preserve">ow do media </w:t>
      </w:r>
      <w:r w:rsidR="00B247BA">
        <w:t xml:space="preserve">articles </w:t>
      </w:r>
      <w:r w:rsidR="00682CD1">
        <w:t>addressed specifically to such groups compare</w:t>
      </w:r>
      <w:r w:rsidR="00B247BA">
        <w:t xml:space="preserve"> with mainstream media</w:t>
      </w:r>
      <w:r w:rsidR="00682CD1">
        <w:t xml:space="preserve">? </w:t>
      </w:r>
      <w:r w:rsidR="00863425">
        <w:t>I</w:t>
      </w:r>
      <w:r w:rsidR="00856C0B">
        <w:t xml:space="preserve">n what ways </w:t>
      </w:r>
      <w:r w:rsidR="00B247BA">
        <w:t>does</w:t>
      </w:r>
      <w:r w:rsidR="00856C0B">
        <w:t xml:space="preserve"> </w:t>
      </w:r>
      <w:r w:rsidR="00B247BA">
        <w:t xml:space="preserve">public </w:t>
      </w:r>
      <w:r w:rsidR="00856C0B">
        <w:t xml:space="preserve">opinion about the very </w:t>
      </w:r>
      <w:r w:rsidR="00B247BA">
        <w:t>ideal</w:t>
      </w:r>
      <w:r w:rsidR="00856C0B">
        <w:t xml:space="preserve"> of </w:t>
      </w:r>
      <w:r w:rsidR="00737F78">
        <w:t>“</w:t>
      </w:r>
      <w:r w:rsidR="00856C0B">
        <w:t>diversity and inclusion</w:t>
      </w:r>
      <w:r w:rsidR="00737F78">
        <w:t>”</w:t>
      </w:r>
      <w:r w:rsidR="00856C0B">
        <w:t xml:space="preserve"> </w:t>
      </w:r>
      <w:r w:rsidR="00B247BA">
        <w:t xml:space="preserve">correlate with public </w:t>
      </w:r>
      <w:r w:rsidR="00856C0B">
        <w:t>opinion about the humanities?</w:t>
      </w:r>
      <w:r w:rsidR="006B07A5">
        <w:rPr>
          <w:rStyle w:val="FootnoteReference"/>
        </w:rPr>
        <w:footnoteReference w:id="16"/>
      </w:r>
    </w:p>
    <w:p w14:paraId="7C122AE6" w14:textId="26404167" w:rsidR="00F76D1F" w:rsidRDefault="006B07A5" w:rsidP="008E0FEC">
      <w:pPr>
        <w:spacing w:before="120"/>
      </w:pPr>
      <w:r>
        <w:t>An important context in this regard is that two of WE1S</w:t>
      </w:r>
      <w:r w:rsidR="00737F78">
        <w:t>’</w:t>
      </w:r>
      <w:r>
        <w:t>s participating universities</w:t>
      </w:r>
      <w:del w:id="121" w:author="Scott Kleinman" w:date="2017-10-02T08:58:00Z">
        <w:r w:rsidDel="00BB17B5">
          <w:delText>--</w:delText>
        </w:r>
      </w:del>
      <w:ins w:id="122" w:author="Scott Kleinman" w:date="2017-10-02T08:58:00Z">
        <w:r w:rsidR="00BB17B5">
          <w:t>―</w:t>
        </w:r>
      </w:ins>
      <w:r>
        <w:t>UCSB and CSUN</w:t>
      </w:r>
      <w:del w:id="123" w:author="Scott Kleinman" w:date="2017-10-02T08:58:00Z">
        <w:r w:rsidDel="00BB17B5">
          <w:delText>--</w:delText>
        </w:r>
      </w:del>
      <w:ins w:id="124" w:author="Scott Kleinman" w:date="2017-10-02T08:58:00Z">
        <w:r w:rsidR="00BB17B5">
          <w:t>―</w:t>
        </w:r>
      </w:ins>
      <w:r>
        <w:t xml:space="preserve">have been designated </w:t>
      </w:r>
      <w:hyperlink r:id="rId60" w:history="1">
        <w:r w:rsidRPr="00812667">
          <w:rPr>
            <w:rStyle w:val="Hyperlink"/>
          </w:rPr>
          <w:t>Hispanic Serving Institutions (HS</w:t>
        </w:r>
        <w:r w:rsidR="00F76D1F" w:rsidRPr="00812667">
          <w:rPr>
            <w:rStyle w:val="Hyperlink"/>
          </w:rPr>
          <w:t>I</w:t>
        </w:r>
        <w:r w:rsidRPr="00812667">
          <w:rPr>
            <w:rStyle w:val="Hyperlink"/>
          </w:rPr>
          <w:t>)</w:t>
        </w:r>
      </w:hyperlink>
      <w:r>
        <w:t xml:space="preserve"> by the </w:t>
      </w:r>
      <w:hyperlink r:id="rId61" w:history="1">
        <w:r w:rsidR="0089606F" w:rsidRPr="00812667">
          <w:rPr>
            <w:rStyle w:val="Hyperlink"/>
          </w:rPr>
          <w:t>Hispanic Association of Colleges and Universities</w:t>
        </w:r>
      </w:hyperlink>
      <w:r w:rsidR="0089606F">
        <w:t>. UCSB e</w:t>
      </w:r>
      <w:r w:rsidR="00F76D1F">
        <w:t>arn</w:t>
      </w:r>
      <w:r w:rsidR="0089606F">
        <w:t>ed</w:t>
      </w:r>
      <w:r w:rsidR="00F76D1F">
        <w:t xml:space="preserve"> this status in 2015</w:t>
      </w:r>
      <w:r w:rsidR="0089606F">
        <w:t xml:space="preserve"> (as well as grants from the U.S. Department of Education</w:t>
      </w:r>
      <w:r w:rsidR="00737F78">
        <w:t>’</w:t>
      </w:r>
      <w:r w:rsidR="0089606F">
        <w:t xml:space="preserve">s </w:t>
      </w:r>
      <w:hyperlink r:id="rId62" w:history="1">
        <w:r w:rsidR="0089606F" w:rsidRPr="00547455">
          <w:rPr>
            <w:rStyle w:val="Hyperlink"/>
          </w:rPr>
          <w:t>Developing Hispanic Serving Institutions Program</w:t>
        </w:r>
      </w:hyperlink>
      <w:r w:rsidR="0089606F">
        <w:t xml:space="preserve">). It is </w:t>
      </w:r>
      <w:r w:rsidR="00F76D1F">
        <w:t xml:space="preserve">the only member of the </w:t>
      </w:r>
      <w:hyperlink r:id="rId63" w:history="1">
        <w:r w:rsidR="00F76D1F" w:rsidRPr="00822DBE">
          <w:rPr>
            <w:rStyle w:val="Hyperlink"/>
          </w:rPr>
          <w:t>Asso</w:t>
        </w:r>
        <w:r w:rsidR="0089606F" w:rsidRPr="00822DBE">
          <w:rPr>
            <w:rStyle w:val="Hyperlink"/>
          </w:rPr>
          <w:t>ciation of American Universitie</w:t>
        </w:r>
        <w:r w:rsidR="00F76D1F" w:rsidRPr="00822DBE">
          <w:rPr>
            <w:rStyle w:val="Hyperlink"/>
          </w:rPr>
          <w:t>s (AAU)</w:t>
        </w:r>
      </w:hyperlink>
      <w:r w:rsidR="00F76D1F">
        <w:t xml:space="preserve"> and </w:t>
      </w:r>
      <w:r w:rsidR="00DB04F4">
        <w:t xml:space="preserve">just </w:t>
      </w:r>
      <w:r w:rsidR="00F76D1F">
        <w:t>one of</w:t>
      </w:r>
      <w:r>
        <w:t xml:space="preserve"> </w:t>
      </w:r>
      <w:r w:rsidR="00BF69B2">
        <w:t>a</w:t>
      </w:r>
      <w:r>
        <w:t xml:space="preserve"> very few R1 universities with this distinction.</w:t>
      </w:r>
      <w:r w:rsidR="00BF69B2">
        <w:t xml:space="preserve"> </w:t>
      </w:r>
      <w:r w:rsidR="009164F2" w:rsidRPr="009164F2">
        <w:t xml:space="preserve">During </w:t>
      </w:r>
      <w:r w:rsidR="009164F2">
        <w:t>the past two decades</w:t>
      </w:r>
      <w:r w:rsidR="009164F2" w:rsidRPr="009164F2">
        <w:t xml:space="preserve">, </w:t>
      </w:r>
      <w:r w:rsidR="009164F2">
        <w:t>UCSB</w:t>
      </w:r>
      <w:r w:rsidR="00737F78">
        <w:t>’</w:t>
      </w:r>
      <w:r w:rsidR="009164F2">
        <w:t xml:space="preserve">s </w:t>
      </w:r>
      <w:r w:rsidR="009164F2" w:rsidRPr="009164F2">
        <w:t xml:space="preserve">Chicana/o and Latina/o </w:t>
      </w:r>
      <w:r w:rsidR="00DB04F4">
        <w:t xml:space="preserve">student </w:t>
      </w:r>
      <w:r w:rsidR="009164F2" w:rsidRPr="009164F2">
        <w:t xml:space="preserve">population </w:t>
      </w:r>
      <w:r w:rsidR="009164F2">
        <w:t>ro</w:t>
      </w:r>
      <w:r w:rsidR="00DB04F4">
        <w:t>s</w:t>
      </w:r>
      <w:r w:rsidR="009164F2">
        <w:t>e</w:t>
      </w:r>
      <w:r w:rsidR="009164F2" w:rsidRPr="009164F2">
        <w:t xml:space="preserve"> from 11% to 26%</w:t>
      </w:r>
      <w:r w:rsidR="009164F2">
        <w:t xml:space="preserve">. Meanwhile, its </w:t>
      </w:r>
      <w:r w:rsidR="009164F2" w:rsidRPr="009164F2">
        <w:t xml:space="preserve">number of African American, and American Indian/Native American students </w:t>
      </w:r>
      <w:r w:rsidR="00DB04F4" w:rsidRPr="009164F2">
        <w:t xml:space="preserve">doubled over the </w:t>
      </w:r>
      <w:r w:rsidR="00DB04F4">
        <w:t>same period</w:t>
      </w:r>
      <w:r w:rsidR="00DB04F4" w:rsidRPr="009164F2">
        <w:t xml:space="preserve"> </w:t>
      </w:r>
      <w:r w:rsidR="009164F2" w:rsidRPr="009164F2">
        <w:t xml:space="preserve">as a percentage of undergraduate </w:t>
      </w:r>
      <w:proofErr w:type="gramStart"/>
      <w:r w:rsidR="009164F2" w:rsidRPr="009164F2">
        <w:t>enrollment</w:t>
      </w:r>
      <w:proofErr w:type="gramEnd"/>
      <w:r w:rsidR="009164F2">
        <w:t>.</w:t>
      </w:r>
      <w:r w:rsidR="0089009A">
        <w:t xml:space="preserve"> </w:t>
      </w:r>
      <w:r w:rsidR="0089009A" w:rsidRPr="0089009A">
        <w:t xml:space="preserve">The </w:t>
      </w:r>
      <w:r w:rsidR="0089009A" w:rsidRPr="0089009A">
        <w:rPr>
          <w:i/>
        </w:rPr>
        <w:t>New York Times</w:t>
      </w:r>
      <w:r w:rsidR="0089009A" w:rsidRPr="0089009A">
        <w:t xml:space="preserve"> College Access Index</w:t>
      </w:r>
      <w:r w:rsidR="0089009A">
        <w:t xml:space="preserve"> also</w:t>
      </w:r>
      <w:r w:rsidR="0089009A" w:rsidRPr="0089009A">
        <w:t xml:space="preserve"> ranked UC</w:t>
      </w:r>
      <w:r w:rsidR="0089009A">
        <w:t xml:space="preserve">SB </w:t>
      </w:r>
      <w:r w:rsidR="0089009A" w:rsidRPr="0089009A">
        <w:t xml:space="preserve">No. 3 </w:t>
      </w:r>
      <w:r w:rsidR="00A64343">
        <w:t xml:space="preserve">in 2015 and No. 2 in 2017 </w:t>
      </w:r>
      <w:r w:rsidR="0089009A" w:rsidRPr="0089009A">
        <w:t xml:space="preserve">among </w:t>
      </w:r>
      <w:r w:rsidR="0089009A">
        <w:t xml:space="preserve">U.S. </w:t>
      </w:r>
      <w:r w:rsidR="0089009A" w:rsidRPr="0089009A">
        <w:t xml:space="preserve">top </w:t>
      </w:r>
      <w:r w:rsidR="0089009A">
        <w:t xml:space="preserve">higher-education institutions for </w:t>
      </w:r>
      <w:r w:rsidR="0089009A" w:rsidRPr="0089009A">
        <w:t xml:space="preserve">doing the most for low-income students, based on the </w:t>
      </w:r>
      <w:r w:rsidR="0089009A">
        <w:t>proportion</w:t>
      </w:r>
      <w:r w:rsidR="0089009A" w:rsidRPr="0089009A">
        <w:t xml:space="preserve"> of students </w:t>
      </w:r>
      <w:r w:rsidR="0089009A">
        <w:t xml:space="preserve">receiving </w:t>
      </w:r>
      <w:r w:rsidR="0089009A" w:rsidRPr="0089009A">
        <w:t>Pell grants</w:t>
      </w:r>
      <w:r w:rsidR="0089009A">
        <w:t xml:space="preserve">, </w:t>
      </w:r>
      <w:r w:rsidR="0089009A" w:rsidRPr="0089009A">
        <w:t>graduation rate</w:t>
      </w:r>
      <w:r w:rsidR="0089009A">
        <w:t>s</w:t>
      </w:r>
      <w:r w:rsidR="0089009A" w:rsidRPr="0089009A">
        <w:t xml:space="preserve"> of such students</w:t>
      </w:r>
      <w:r w:rsidR="0089009A">
        <w:t xml:space="preserve">, and tuition levels for </w:t>
      </w:r>
      <w:r w:rsidR="0089009A" w:rsidRPr="0089009A">
        <w:t>low- and middle-income students</w:t>
      </w:r>
      <w:r w:rsidR="00CE71F0">
        <w:t xml:space="preserve"> (see </w:t>
      </w:r>
      <w:hyperlink r:id="rId64" w:history="1">
        <w:r w:rsidR="00CE71F0" w:rsidRPr="00137256">
          <w:rPr>
            <w:rStyle w:val="Hyperlink"/>
          </w:rPr>
          <w:t>Yang</w:t>
        </w:r>
      </w:hyperlink>
      <w:r w:rsidR="00AA0A71">
        <w:t xml:space="preserve">; and </w:t>
      </w:r>
      <w:r w:rsidR="00AA0A71" w:rsidRPr="00525D9D">
        <w:rPr>
          <w:i/>
        </w:rPr>
        <w:t>New York Times</w:t>
      </w:r>
      <w:r w:rsidR="00AA0A71">
        <w:t xml:space="preserve">, </w:t>
      </w:r>
      <w:hyperlink r:id="rId65" w:history="1">
        <w:r w:rsidR="00737F78">
          <w:rPr>
            <w:rStyle w:val="Hyperlink"/>
          </w:rPr>
          <w:t>“</w:t>
        </w:r>
        <w:r w:rsidR="00AA0A71" w:rsidRPr="00993E18">
          <w:rPr>
            <w:rStyle w:val="Hyperlink"/>
          </w:rPr>
          <w:t>Top Colleges Doing the Most for the American Dream</w:t>
        </w:r>
        <w:r w:rsidR="00737F78">
          <w:rPr>
            <w:rStyle w:val="Hyperlink"/>
          </w:rPr>
          <w:t>”</w:t>
        </w:r>
      </w:hyperlink>
      <w:r w:rsidR="00AA0A71">
        <w:t>)</w:t>
      </w:r>
      <w:r w:rsidR="00C525B2">
        <w:t xml:space="preserve">. </w:t>
      </w:r>
      <w:r w:rsidR="00212921">
        <w:t xml:space="preserve">CSUN, one of the </w:t>
      </w:r>
      <w:r w:rsidR="00F76D1F">
        <w:t>23 campuses in the California State University system</w:t>
      </w:r>
      <w:r w:rsidR="00212921">
        <w:t xml:space="preserve">, was designated </w:t>
      </w:r>
      <w:r w:rsidR="00DB04F4">
        <w:t>a H</w:t>
      </w:r>
      <w:r w:rsidR="00212921">
        <w:t>S</w:t>
      </w:r>
      <w:r w:rsidR="00DB04F4">
        <w:t>I</w:t>
      </w:r>
      <w:r w:rsidR="00212921">
        <w:t xml:space="preserve"> even earlier in 1997. It </w:t>
      </w:r>
      <w:r w:rsidR="00F76D1F">
        <w:t>is the only four-year institution of higher education serving the San Fernando Valley in Los Angeles, home to nearly 40% of the City of Los Angeles population.</w:t>
      </w:r>
      <w:r w:rsidR="00212921">
        <w:t xml:space="preserve"> </w:t>
      </w:r>
      <w:r w:rsidR="00F76D1F">
        <w:t xml:space="preserve">Over the past </w:t>
      </w:r>
      <w:r w:rsidR="00212921">
        <w:t>two decades</w:t>
      </w:r>
      <w:r w:rsidR="00F76D1F">
        <w:t xml:space="preserve">, </w:t>
      </w:r>
      <w:r w:rsidR="00212921">
        <w:t xml:space="preserve">this locale </w:t>
      </w:r>
      <w:r w:rsidR="00F76D1F">
        <w:t>has seen a shift from a predominantly white majority to a non</w:t>
      </w:r>
      <w:r w:rsidR="00212921">
        <w:t>-white majority. Fifty-one percent of CSUN</w:t>
      </w:r>
      <w:r w:rsidR="00737F78">
        <w:t>’</w:t>
      </w:r>
      <w:r w:rsidR="00212921">
        <w:t xml:space="preserve">s 40,000 </w:t>
      </w:r>
      <w:r w:rsidR="00AE5E84">
        <w:t xml:space="preserve">students </w:t>
      </w:r>
      <w:r w:rsidR="00212921">
        <w:t xml:space="preserve">in fall 2016 </w:t>
      </w:r>
      <w:r w:rsidR="00AE5E84">
        <w:t>were</w:t>
      </w:r>
      <w:r w:rsidR="00F76D1F">
        <w:t xml:space="preserve"> from historically </w:t>
      </w:r>
      <w:r w:rsidR="00212921">
        <w:t>underrepresented</w:t>
      </w:r>
      <w:r w:rsidR="00F76D1F">
        <w:t xml:space="preserve"> racial and ethnic backgrounds. Over 46% of CSUN</w:t>
      </w:r>
      <w:r w:rsidR="00AE5E84">
        <w:t xml:space="preserve"> students identify as Latina/o; and an</w:t>
      </w:r>
      <w:r w:rsidR="00212921">
        <w:t xml:space="preserve">other </w:t>
      </w:r>
      <w:r w:rsidR="00AE5E84">
        <w:t>11%</w:t>
      </w:r>
      <w:r w:rsidR="00212921">
        <w:t xml:space="preserve"> identify as Asian </w:t>
      </w:r>
      <w:r w:rsidR="00F76D1F">
        <w:t>American</w:t>
      </w:r>
      <w:r w:rsidR="00AE5E84">
        <w:t>. (</w:t>
      </w:r>
      <w:r w:rsidR="00F76D1F">
        <w:t xml:space="preserve">CSUN is </w:t>
      </w:r>
      <w:r w:rsidR="00212921">
        <w:t xml:space="preserve">also </w:t>
      </w:r>
      <w:r w:rsidR="00F76D1F">
        <w:t>certified as an Asian American and N</w:t>
      </w:r>
      <w:r w:rsidR="00212921">
        <w:t>ative American Pacific Islander-</w:t>
      </w:r>
      <w:r w:rsidR="00F76D1F">
        <w:t>Serving Institution.</w:t>
      </w:r>
      <w:r w:rsidR="00AE5E84">
        <w:t>)</w:t>
      </w:r>
      <w:r w:rsidR="00DA3CB7">
        <w:t xml:space="preserve"> Additionally, 70% of CSUN</w:t>
      </w:r>
      <w:r w:rsidR="00737F78">
        <w:t>’</w:t>
      </w:r>
      <w:r w:rsidR="00DA3CB7">
        <w:t xml:space="preserve">s students receive </w:t>
      </w:r>
      <w:r w:rsidR="00DA3CB7">
        <w:lastRenderedPageBreak/>
        <w:t xml:space="preserve">financial assistance as members of low- and middle-income groups; and over </w:t>
      </w:r>
      <w:r w:rsidR="00F76D1F">
        <w:t xml:space="preserve">one third </w:t>
      </w:r>
      <w:r w:rsidR="00DA3CB7">
        <w:t xml:space="preserve">are </w:t>
      </w:r>
      <w:r w:rsidR="00F76D1F">
        <w:t>the first in their family to attend college</w:t>
      </w:r>
      <w:r w:rsidR="00C35388">
        <w:t xml:space="preserve"> (see </w:t>
      </w:r>
      <w:r w:rsidR="00C35388" w:rsidRPr="00C35388">
        <w:t>California State University, Northridge</w:t>
      </w:r>
      <w:r w:rsidR="00C35388">
        <w:t xml:space="preserve">, </w:t>
      </w:r>
      <w:hyperlink r:id="rId66" w:history="1">
        <w:r w:rsidR="00737F78">
          <w:rPr>
            <w:rStyle w:val="Hyperlink"/>
          </w:rPr>
          <w:t>“</w:t>
        </w:r>
        <w:r w:rsidR="00C35388" w:rsidRPr="00137256">
          <w:rPr>
            <w:rStyle w:val="Hyperlink"/>
          </w:rPr>
          <w:t>Diversity Initiatives</w:t>
        </w:r>
        <w:r w:rsidR="00737F78">
          <w:rPr>
            <w:rStyle w:val="Hyperlink"/>
          </w:rPr>
          <w:t>”</w:t>
        </w:r>
      </w:hyperlink>
      <w:r w:rsidR="00C35388">
        <w:t>)</w:t>
      </w:r>
      <w:r w:rsidR="00F76D1F">
        <w:t>.</w:t>
      </w:r>
      <w:r w:rsidR="00AE5E84">
        <w:t xml:space="preserve"> </w:t>
      </w:r>
      <w:r w:rsidR="00853341">
        <w:t>The third university part</w:t>
      </w:r>
      <w:r w:rsidR="008A58C3">
        <w:t>icipating in WE1S, the University of Miami, is a private institution, but has a very strong diversity record as well</w:t>
      </w:r>
      <w:r w:rsidR="00E847E0">
        <w:t xml:space="preserve"> (see University of Miami</w:t>
      </w:r>
      <w:r w:rsidR="00A819BE">
        <w:t>,</w:t>
      </w:r>
      <w:r w:rsidR="00E847E0">
        <w:t xml:space="preserve"> </w:t>
      </w:r>
      <w:hyperlink r:id="rId67" w:history="1">
        <w:r w:rsidR="00A819BE" w:rsidRPr="00A819BE">
          <w:rPr>
            <w:rStyle w:val="Hyperlink"/>
          </w:rPr>
          <w:t>F</w:t>
        </w:r>
        <w:r w:rsidR="00CE4A46" w:rsidRPr="00A819BE">
          <w:rPr>
            <w:rStyle w:val="Hyperlink"/>
          </w:rPr>
          <w:t>act Book 2016-17</w:t>
        </w:r>
        <w:r w:rsidR="00A819BE" w:rsidRPr="00A819BE">
          <w:rPr>
            <w:rStyle w:val="Hyperlink"/>
          </w:rPr>
          <w:t xml:space="preserve"> (</w:t>
        </w:r>
        <w:r w:rsidR="00E847E0" w:rsidRPr="00A819BE">
          <w:rPr>
            <w:rStyle w:val="Hyperlink"/>
          </w:rPr>
          <w:t>Fall 2016 Fact Book)</w:t>
        </w:r>
      </w:hyperlink>
      <w:r w:rsidR="008A58C3">
        <w:t xml:space="preserve">. </w:t>
      </w:r>
      <w:r w:rsidR="00E847E0">
        <w:t xml:space="preserve">In </w:t>
      </w:r>
      <w:proofErr w:type="gramStart"/>
      <w:r w:rsidR="00E847E0">
        <w:t>Fall</w:t>
      </w:r>
      <w:proofErr w:type="gramEnd"/>
      <w:r w:rsidR="00E847E0">
        <w:t xml:space="preserve"> 2016, 28% of </w:t>
      </w:r>
      <w:r w:rsidR="00DB1C50">
        <w:t xml:space="preserve">University of Miami </w:t>
      </w:r>
      <w:r w:rsidR="00E847E0">
        <w:t>undergraduates identified as Hispanic/Latino, 9% as Black, and 12% as Asian/Pacific Islander. (During the five previous years, University of Miami saw a 3% rise in the proportion of Hispanic/Latino undergraduates, a 19% rise in Black undergraduates, a 4% rise in Asian/Pacific Islander undergraduates, and a 39% rise in students identifying as two or more races.</w:t>
      </w:r>
      <w:r w:rsidR="00DB1C50">
        <w:t>)</w:t>
      </w:r>
      <w:r w:rsidR="00E847E0">
        <w:t xml:space="preserve"> The </w:t>
      </w:r>
      <w:r w:rsidR="003012F6">
        <w:t xml:space="preserve">University of Miami </w:t>
      </w:r>
      <w:r w:rsidR="00E847E0">
        <w:t>figures for graduate students are approximately equivalent (29% Hispanic/Latino, 9% Black, 16% Asian/Pacific Islander).</w:t>
      </w:r>
    </w:p>
    <w:p w14:paraId="158BE591" w14:textId="77777777" w:rsidR="003A4570" w:rsidRDefault="006B07A5" w:rsidP="00A64AA7">
      <w:pPr>
        <w:spacing w:before="120"/>
      </w:pPr>
      <w:r>
        <w:t xml:space="preserve">WE1S sees </w:t>
      </w:r>
      <w:r w:rsidR="00855496">
        <w:t>the</w:t>
      </w:r>
      <w:r>
        <w:t xml:space="preserve"> HS</w:t>
      </w:r>
      <w:r w:rsidR="00855496">
        <w:t>I</w:t>
      </w:r>
      <w:r>
        <w:t xml:space="preserve"> designation</w:t>
      </w:r>
      <w:r w:rsidR="00855496">
        <w:t xml:space="preserve"> of two of its project institutions and the strong diversity base of </w:t>
      </w:r>
      <w:r w:rsidR="00DB1C50">
        <w:t xml:space="preserve">all three of its partner institutions </w:t>
      </w:r>
      <w:r w:rsidR="00855496">
        <w:t xml:space="preserve">as </w:t>
      </w:r>
      <w:r w:rsidR="00DB1C50">
        <w:t xml:space="preserve">a compelling </w:t>
      </w:r>
      <w:r w:rsidR="00855496">
        <w:t>context for its research interest in the participation of underrepresented groups in the humanities.</w:t>
      </w:r>
    </w:p>
    <w:p w14:paraId="0EFF4F7F" w14:textId="58D52634" w:rsidR="002A46DD" w:rsidRDefault="00CA49E6" w:rsidP="00A64AA7">
      <w:pPr>
        <w:spacing w:before="120"/>
      </w:pPr>
      <w:r>
        <w:t xml:space="preserve">ii. </w:t>
      </w:r>
      <w:r w:rsidR="004F7743" w:rsidRPr="00CA49E6">
        <w:t>S</w:t>
      </w:r>
      <w:r w:rsidR="008B63BD" w:rsidRPr="00CA49E6">
        <w:t>econdar</w:t>
      </w:r>
      <w:r w:rsidR="004F7743" w:rsidRPr="00CA49E6">
        <w:t>ily,</w:t>
      </w:r>
      <w:r w:rsidR="004F7743">
        <w:t xml:space="preserve"> WE1S u</w:t>
      </w:r>
      <w:r w:rsidR="008B63BD">
        <w:t>ndersta</w:t>
      </w:r>
      <w:r w:rsidR="00D942E5">
        <w:t>nd</w:t>
      </w:r>
      <w:r w:rsidR="004F7743">
        <w:t xml:space="preserve">s </w:t>
      </w:r>
      <w:r w:rsidR="00D942E5">
        <w:t>diversity and inclusion</w:t>
      </w:r>
      <w:r w:rsidR="004A5E68">
        <w:t xml:space="preserve"> </w:t>
      </w:r>
      <w:r w:rsidR="00CC56FC">
        <w:t xml:space="preserve">to </w:t>
      </w:r>
      <w:r w:rsidR="00CB246A">
        <w:t>refer to</w:t>
      </w:r>
      <w:r w:rsidR="004A5E68">
        <w:t xml:space="preserve"> </w:t>
      </w:r>
      <w:r w:rsidR="00CC56FC">
        <w:t xml:space="preserve">facilitating </w:t>
      </w:r>
      <w:r w:rsidR="00CB246A">
        <w:t xml:space="preserve">the </w:t>
      </w:r>
      <w:r w:rsidR="004A5E68">
        <w:t xml:space="preserve">participation of underrepresented students (and </w:t>
      </w:r>
      <w:r w:rsidR="00CC56FC">
        <w:t xml:space="preserve">also </w:t>
      </w:r>
      <w:r w:rsidR="004A5E68">
        <w:t xml:space="preserve">students such as Asian-Americans </w:t>
      </w:r>
      <w:r w:rsidR="00EE41C4">
        <w:t>underrepresented in</w:t>
      </w:r>
      <w:r w:rsidR="004A5E68">
        <w:t xml:space="preserve"> the humanities</w:t>
      </w:r>
      <w:r w:rsidR="00CB246A">
        <w:t>,</w:t>
      </w:r>
      <w:r w:rsidR="00E310BB">
        <w:t xml:space="preserve"> </w:t>
      </w:r>
      <w:r w:rsidR="001F250B">
        <w:t>as well as</w:t>
      </w:r>
      <w:r w:rsidR="000C3398">
        <w:t xml:space="preserve"> </w:t>
      </w:r>
      <w:r w:rsidR="00E310BB">
        <w:t>women underrepresented in technology</w:t>
      </w:r>
      <w:r w:rsidR="00CB246A">
        <w:t>)</w:t>
      </w:r>
      <w:r w:rsidR="00CC56FC">
        <w:t xml:space="preserve"> in its own project</w:t>
      </w:r>
      <w:r w:rsidR="00CB246A">
        <w:t xml:space="preserve">. </w:t>
      </w:r>
      <w:r>
        <w:t xml:space="preserve">Because </w:t>
      </w:r>
      <w:r w:rsidR="00CB246A">
        <w:t xml:space="preserve">WE1S </w:t>
      </w:r>
      <w:r w:rsidR="00E36312">
        <w:t xml:space="preserve">engages in </w:t>
      </w:r>
      <w:r w:rsidR="002D68B4">
        <w:t>interdis</w:t>
      </w:r>
      <w:r w:rsidR="00E36312">
        <w:t>ciplinary humanities/technology</w:t>
      </w:r>
      <w:r w:rsidR="00776D22">
        <w:t xml:space="preserve"> research</w:t>
      </w:r>
      <w:r w:rsidR="00E36312">
        <w:t xml:space="preserve"> </w:t>
      </w:r>
      <w:r w:rsidR="00776D22">
        <w:t>with a strong focus on social issues</w:t>
      </w:r>
      <w:r>
        <w:t>, an</w:t>
      </w:r>
      <w:r w:rsidR="00E36312">
        <w:t xml:space="preserve"> appropriate diversity aim is to include underrepresented students </w:t>
      </w:r>
      <w:r w:rsidR="00776D22">
        <w:t xml:space="preserve">from many fields (humanities, STEM, and social science) </w:t>
      </w:r>
      <w:r w:rsidR="00E36312">
        <w:t xml:space="preserve">in </w:t>
      </w:r>
      <w:r w:rsidR="00776D22">
        <w:t xml:space="preserve">its </w:t>
      </w:r>
      <w:r w:rsidR="00E36312">
        <w:t xml:space="preserve">research as part of their educational </w:t>
      </w:r>
      <w:r w:rsidR="002D68B4">
        <w:t xml:space="preserve">training. </w:t>
      </w:r>
      <w:r w:rsidR="00EA7120">
        <w:t xml:space="preserve">At the graduate-student level, WE1S has </w:t>
      </w:r>
      <w:r w:rsidR="00AA057C">
        <w:t xml:space="preserve">already benefited from </w:t>
      </w:r>
      <w:r w:rsidR="00EA7120">
        <w:t>diverse participation by research assistants drawn from UCSB</w:t>
      </w:r>
      <w:r w:rsidR="00737F78">
        <w:t>’</w:t>
      </w:r>
      <w:r w:rsidR="00EA7120">
        <w:t xml:space="preserve">s long-established </w:t>
      </w:r>
      <w:r w:rsidR="00AA057C">
        <w:t>d</w:t>
      </w:r>
      <w:r w:rsidR="00EA7120">
        <w:t xml:space="preserve">igital humanities </w:t>
      </w:r>
      <w:r w:rsidR="00AA057C">
        <w:t xml:space="preserve">emphases </w:t>
      </w:r>
      <w:r w:rsidR="00EA7120">
        <w:t>in the English Department, Film &amp; Media Studies Department, Comparative Literature Program, and Media Arts &amp; Technology Program</w:t>
      </w:r>
      <w:r w:rsidR="00237CEC">
        <w:t xml:space="preserve">. </w:t>
      </w:r>
      <w:r w:rsidR="00A64AA7">
        <w:t>WE1S</w:t>
      </w:r>
      <w:r w:rsidR="00737F78">
        <w:t>’</w:t>
      </w:r>
      <w:r w:rsidR="00E331A9">
        <w:t>s plan</w:t>
      </w:r>
      <w:r w:rsidR="00A64AA7">
        <w:t>n</w:t>
      </w:r>
      <w:r w:rsidR="00E331A9">
        <w:t xml:space="preserve">ed Summer Research Camps </w:t>
      </w:r>
      <w:r w:rsidR="00A64AA7">
        <w:t xml:space="preserve">for graduate and undergraduate students </w:t>
      </w:r>
      <w:r w:rsidR="00E331A9">
        <w:t>will</w:t>
      </w:r>
      <w:r w:rsidR="00A64AA7">
        <w:t xml:space="preserve"> enhance this dimension of the project further. At UCSB, these summer research camps</w:t>
      </w:r>
      <w:r w:rsidR="00652D5B">
        <w:t xml:space="preserve"> </w:t>
      </w:r>
      <w:r w:rsidR="00AA14B0">
        <w:t xml:space="preserve">will be advertised to </w:t>
      </w:r>
      <w:r w:rsidR="00F700C4">
        <w:t>graduate-student</w:t>
      </w:r>
      <w:r w:rsidR="00DA20B5">
        <w:t xml:space="preserve"> </w:t>
      </w:r>
      <w:r w:rsidR="00AA14B0">
        <w:t xml:space="preserve">research assistants from </w:t>
      </w:r>
      <w:r>
        <w:t>diverse student base</w:t>
      </w:r>
      <w:r w:rsidR="00AA14B0">
        <w:t>s, including not just programs with strengths in</w:t>
      </w:r>
      <w:r w:rsidR="00F700C4">
        <w:t xml:space="preserve"> </w:t>
      </w:r>
      <w:r w:rsidR="00AA14B0">
        <w:t xml:space="preserve">the digital humanities but also in areas such as </w:t>
      </w:r>
      <w:r w:rsidR="00A64BE1">
        <w:t xml:space="preserve">ethnic and gender studies </w:t>
      </w:r>
      <w:r w:rsidR="00AA14B0">
        <w:t xml:space="preserve">bearing on </w:t>
      </w:r>
      <w:r w:rsidR="00DA20B5">
        <w:t>the</w:t>
      </w:r>
      <w:r w:rsidR="00F700C4">
        <w:t xml:space="preserve"> </w:t>
      </w:r>
      <w:r w:rsidR="00DA20B5">
        <w:t>diversity</w:t>
      </w:r>
      <w:r w:rsidR="00AA14B0">
        <w:t xml:space="preserve"> aspect of WE1S</w:t>
      </w:r>
      <w:r w:rsidR="00737F78">
        <w:t>’</w:t>
      </w:r>
      <w:r w:rsidR="00AA14B0">
        <w:t xml:space="preserve">s research aims. </w:t>
      </w:r>
      <w:r w:rsidR="00C13DE7" w:rsidRPr="00C13DE7">
        <w:t xml:space="preserve">At CSUN, a particularly important WE1S initiative is to create Summer Research Camps that parallel those held at UCSB but also work to increase campus </w:t>
      </w:r>
      <w:r w:rsidR="00CA0CB6">
        <w:t xml:space="preserve">expertise in </w:t>
      </w:r>
      <w:r w:rsidR="006067D8">
        <w:t xml:space="preserve">the </w:t>
      </w:r>
      <w:r w:rsidR="00CA0CB6">
        <w:t xml:space="preserve">digital humanities, including among </w:t>
      </w:r>
      <w:r w:rsidR="00C13DE7" w:rsidRPr="00C13DE7">
        <w:t xml:space="preserve">its diverse student population. To this end, the CSUN camps will also directly involve undergraduates. </w:t>
      </w:r>
      <w:r w:rsidR="006067D8">
        <w:t xml:space="preserve">In this regard, </w:t>
      </w:r>
      <w:r w:rsidR="00C13DE7" w:rsidRPr="00C13DE7">
        <w:t>WE1S hope</w:t>
      </w:r>
      <w:r w:rsidR="00CA0CB6">
        <w:t>s</w:t>
      </w:r>
      <w:r w:rsidR="00C13DE7" w:rsidRPr="00C13DE7">
        <w:t xml:space="preserve"> to create synergy with </w:t>
      </w:r>
      <w:r w:rsidR="00CA0CB6">
        <w:t>CSUN</w:t>
      </w:r>
      <w:r w:rsidR="00737F78">
        <w:t>’</w:t>
      </w:r>
      <w:r w:rsidR="00CA0CB6">
        <w:t xml:space="preserve">s </w:t>
      </w:r>
      <w:r w:rsidR="00C13DE7" w:rsidRPr="00C13DE7">
        <w:t xml:space="preserve">Mellon-funded </w:t>
      </w:r>
      <w:hyperlink r:id="rId68" w:history="1">
        <w:r w:rsidR="00C13DE7" w:rsidRPr="006067D8">
          <w:rPr>
            <w:rStyle w:val="Hyperlink"/>
          </w:rPr>
          <w:t>HSI Pathways to the Professoriate</w:t>
        </w:r>
      </w:hyperlink>
      <w:r w:rsidR="00C13DE7" w:rsidRPr="00C13DE7">
        <w:t xml:space="preserve"> program, which prepare</w:t>
      </w:r>
      <w:r w:rsidR="00CA0CB6">
        <w:t>s</w:t>
      </w:r>
      <w:r w:rsidR="00C13DE7" w:rsidRPr="00C13DE7">
        <w:t xml:space="preserve"> undergraduate students in the humanities and related fields </w:t>
      </w:r>
      <w:r w:rsidR="00CA0CB6">
        <w:t xml:space="preserve">for </w:t>
      </w:r>
      <w:r w:rsidR="00C13DE7" w:rsidRPr="00C13DE7">
        <w:t>career</w:t>
      </w:r>
      <w:r w:rsidR="00CA0CB6">
        <w:t>s</w:t>
      </w:r>
      <w:r w:rsidR="00C13DE7" w:rsidRPr="00C13DE7">
        <w:t xml:space="preserve"> in the professoriate and </w:t>
      </w:r>
      <w:r w:rsidR="006067D8">
        <w:t>works</w:t>
      </w:r>
      <w:r w:rsidR="00CA0CB6">
        <w:t xml:space="preserve"> </w:t>
      </w:r>
      <w:r w:rsidR="00C13DE7" w:rsidRPr="00C13DE7">
        <w:t xml:space="preserve">to increase the number of Latina/o professors </w:t>
      </w:r>
      <w:r w:rsidR="00CA0CB6">
        <w:t>i</w:t>
      </w:r>
      <w:r w:rsidR="00C13DE7" w:rsidRPr="00C13DE7">
        <w:t xml:space="preserve">n the humanities at U.S. colleges and universities. WE1S has begun </w:t>
      </w:r>
      <w:r w:rsidR="006067D8">
        <w:t xml:space="preserve">consulting </w:t>
      </w:r>
      <w:r w:rsidR="00C13DE7" w:rsidRPr="00C13DE7">
        <w:t>campus leaders of the HSI Pathways to the Professoriate program</w:t>
      </w:r>
      <w:r w:rsidR="006067D8">
        <w:t>,</w:t>
      </w:r>
      <w:r w:rsidR="00C13DE7" w:rsidRPr="00C13DE7">
        <w:t xml:space="preserve"> and will recruit student participants from within the program to its summer research activities.</w:t>
      </w:r>
    </w:p>
    <w:p w14:paraId="4845A159" w14:textId="0E76DA7E" w:rsidR="00EE317E" w:rsidRDefault="00EE317E" w:rsidP="00525D9D">
      <w:pPr>
        <w:pStyle w:val="Heading3"/>
        <w:spacing w:before="240"/>
      </w:pPr>
      <w:bookmarkStart w:id="125" w:name="_Toc494665706"/>
      <w:del w:id="126" w:author="Scott Kleinman" w:date="2017-10-02T13:36:00Z">
        <w:r w:rsidDel="00160466">
          <w:lastRenderedPageBreak/>
          <w:delText>f</w:delText>
        </w:r>
      </w:del>
      <w:ins w:id="127" w:author="Scott Kleinman" w:date="2017-10-02T13:36:00Z">
        <w:r w:rsidR="00160466">
          <w:t>d</w:t>
        </w:r>
      </w:ins>
      <w:r>
        <w:t xml:space="preserve">. </w:t>
      </w:r>
      <w:r w:rsidR="00D375BD">
        <w:t xml:space="preserve">Expected </w:t>
      </w:r>
      <w:r>
        <w:t>Outcomes and Benefits</w:t>
      </w:r>
      <w:bookmarkEnd w:id="125"/>
    </w:p>
    <w:p w14:paraId="610E773F" w14:textId="77777777" w:rsidR="00530D3F" w:rsidRDefault="00530D3F" w:rsidP="00525D9D">
      <w:pPr>
        <w:pStyle w:val="Heading4"/>
      </w:pPr>
      <w:r>
        <w:t>Expected Outcomes</w:t>
      </w:r>
    </w:p>
    <w:p w14:paraId="0503F472" w14:textId="0CB324AA" w:rsidR="00EE317E" w:rsidRDefault="00530D3F">
      <w:pPr>
        <w:spacing w:before="120"/>
      </w:pPr>
      <w:r>
        <w:t>O</w:t>
      </w:r>
      <w:r w:rsidR="00DD6E77">
        <w:t>utcomes at the close of the WE1S project timeline will include a public-facing Web site presenting:</w:t>
      </w:r>
    </w:p>
    <w:p w14:paraId="0CA63FC4" w14:textId="3197BF14" w:rsidR="00DD6E77" w:rsidRDefault="00C42934" w:rsidP="00365AA0">
      <w:pPr>
        <w:pStyle w:val="ListParagraph"/>
        <w:numPr>
          <w:ilvl w:val="0"/>
          <w:numId w:val="9"/>
        </w:numPr>
        <w:spacing w:before="120" w:after="120"/>
        <w:contextualSpacing w:val="0"/>
      </w:pPr>
      <w:r>
        <w:t>A</w:t>
      </w:r>
      <w:r w:rsidR="00544EF1">
        <w:t>n</w:t>
      </w:r>
      <w:r>
        <w:t xml:space="preserve"> </w:t>
      </w:r>
      <w:r w:rsidR="00544EF1">
        <w:t>overview description and rat</w:t>
      </w:r>
      <w:r w:rsidR="002C0B1F">
        <w:t>ionale stat</w:t>
      </w:r>
      <w:r w:rsidR="000D3772">
        <w:t xml:space="preserve">ement </w:t>
      </w:r>
      <w:r w:rsidR="004D5C59">
        <w:t>for</w:t>
      </w:r>
      <w:r w:rsidR="000D3772">
        <w:t xml:space="preserve"> the project.</w:t>
      </w:r>
    </w:p>
    <w:p w14:paraId="1260163C" w14:textId="3D59304B" w:rsidR="00544EF1" w:rsidRDefault="002C0B1F" w:rsidP="00365AA0">
      <w:pPr>
        <w:pStyle w:val="ListParagraph"/>
        <w:numPr>
          <w:ilvl w:val="0"/>
          <w:numId w:val="9"/>
        </w:numPr>
        <w:spacing w:before="120" w:after="120"/>
        <w:contextualSpacing w:val="0"/>
      </w:pPr>
      <w:r>
        <w:t xml:space="preserve">A scoping statement </w:t>
      </w:r>
      <w:r w:rsidR="000D3772">
        <w:t>of the materials collected and studied.</w:t>
      </w:r>
    </w:p>
    <w:p w14:paraId="6E9A66AB" w14:textId="325A9EE3" w:rsidR="000D3772" w:rsidRDefault="003F2F0F" w:rsidP="00365AA0">
      <w:pPr>
        <w:pStyle w:val="ListParagraph"/>
        <w:numPr>
          <w:ilvl w:val="0"/>
          <w:numId w:val="9"/>
        </w:numPr>
        <w:spacing w:before="120" w:after="120"/>
        <w:contextualSpacing w:val="0"/>
      </w:pPr>
      <w:r>
        <w:t xml:space="preserve">Topic models </w:t>
      </w:r>
      <w:r w:rsidR="00217FC5">
        <w:t xml:space="preserve">presented in a dynamic, interactive interface (based on </w:t>
      </w:r>
      <w:proofErr w:type="spellStart"/>
      <w:r w:rsidR="00217FC5">
        <w:t>dfr</w:t>
      </w:r>
      <w:proofErr w:type="spellEnd"/>
      <w:r w:rsidR="00217FC5">
        <w:t xml:space="preserve">-browser) </w:t>
      </w:r>
      <w:r w:rsidR="002A7C9D">
        <w:t xml:space="preserve">designed to </w:t>
      </w:r>
      <w:r w:rsidR="00217FC5">
        <w:t>encourage users to explore topics</w:t>
      </w:r>
      <w:r w:rsidR="002A7C9D">
        <w:t xml:space="preserve"> and read exemplary source </w:t>
      </w:r>
      <w:r w:rsidR="006B0D24">
        <w:t>articles</w:t>
      </w:r>
      <w:r w:rsidR="002A7C9D">
        <w:t xml:space="preserve"> (linked or cited in their original locations). </w:t>
      </w:r>
      <w:r>
        <w:t xml:space="preserve">If the project </w:t>
      </w:r>
      <w:r w:rsidR="00ED6A90">
        <w:t>utilize</w:t>
      </w:r>
      <w:r w:rsidR="006B0D24">
        <w:t>s</w:t>
      </w:r>
      <w:r w:rsidR="00217FC5">
        <w:t xml:space="preserve"> </w:t>
      </w:r>
      <w:r>
        <w:t xml:space="preserve">word embedding or other </w:t>
      </w:r>
      <w:r w:rsidR="006B0D24">
        <w:t xml:space="preserve">additional </w:t>
      </w:r>
      <w:r>
        <w:t>analysis methods</w:t>
      </w:r>
      <w:r w:rsidR="00217FC5">
        <w:t xml:space="preserve">, </w:t>
      </w:r>
      <w:r w:rsidR="00ED6A90">
        <w:t xml:space="preserve">the </w:t>
      </w:r>
      <w:r w:rsidR="00217FC5">
        <w:t xml:space="preserve">models generated </w:t>
      </w:r>
      <w:r w:rsidR="00ED6A90">
        <w:t>by</w:t>
      </w:r>
      <w:r w:rsidR="00217FC5">
        <w:t xml:space="preserve"> these approaches will also be featured.</w:t>
      </w:r>
    </w:p>
    <w:p w14:paraId="134C3114" w14:textId="77B7099F" w:rsidR="00ED6A90" w:rsidRDefault="00523CDE" w:rsidP="00365AA0">
      <w:pPr>
        <w:pStyle w:val="ListParagraph"/>
        <w:numPr>
          <w:ilvl w:val="0"/>
          <w:numId w:val="9"/>
        </w:numPr>
        <w:spacing w:before="120" w:after="120"/>
        <w:contextualSpacing w:val="0"/>
      </w:pPr>
      <w:r>
        <w:t>A</w:t>
      </w:r>
      <w:r w:rsidR="00332526">
        <w:t xml:space="preserve">nalyses and </w:t>
      </w:r>
      <w:r w:rsidR="00332526" w:rsidRPr="00332526">
        <w:t>reports</w:t>
      </w:r>
      <w:r w:rsidR="00332526">
        <w:t xml:space="preserve"> on what </w:t>
      </w:r>
      <w:r w:rsidR="006B0D24">
        <w:t>the project</w:t>
      </w:r>
      <w:r w:rsidR="00737F78">
        <w:t>’</w:t>
      </w:r>
      <w:r w:rsidR="006B0D24">
        <w:t xml:space="preserve">s research </w:t>
      </w:r>
      <w:r w:rsidR="00332526">
        <w:t>bring</w:t>
      </w:r>
      <w:r w:rsidR="006B0D24">
        <w:t>s</w:t>
      </w:r>
      <w:r w:rsidR="00332526">
        <w:t xml:space="preserve"> to view about public discourse on the humanities. These </w:t>
      </w:r>
      <w:r w:rsidR="006B0D24">
        <w:t xml:space="preserve">materials </w:t>
      </w:r>
      <w:r w:rsidR="00332526">
        <w:t xml:space="preserve">will include </w:t>
      </w:r>
      <w:r w:rsidR="006B0D24">
        <w:t xml:space="preserve">(or link to) </w:t>
      </w:r>
      <w:r w:rsidR="00332526" w:rsidRPr="00332526">
        <w:t>examples</w:t>
      </w:r>
      <w:r w:rsidR="00F41A73">
        <w:t xml:space="preserve"> in such forms as: </w:t>
      </w:r>
      <w:r w:rsidR="00332526">
        <w:t xml:space="preserve">galleries of quotations, </w:t>
      </w:r>
      <w:r w:rsidR="006B0D24">
        <w:t>sample</w:t>
      </w:r>
      <w:r w:rsidR="00896C46">
        <w:t xml:space="preserve"> newspaper articles (</w:t>
      </w:r>
      <w:r w:rsidR="006B0D24">
        <w:t xml:space="preserve">cited or linked </w:t>
      </w:r>
      <w:r w:rsidR="00896C46">
        <w:t>in their original location</w:t>
      </w:r>
      <w:r w:rsidR="006B0D24">
        <w:t>s</w:t>
      </w:r>
      <w:r w:rsidR="00896C46">
        <w:t xml:space="preserve">), lists of </w:t>
      </w:r>
      <w:r w:rsidR="006B0D24">
        <w:t>evidence or anecdote types</w:t>
      </w:r>
      <w:r w:rsidR="00896C46">
        <w:t xml:space="preserve"> often used in discussion of the humanities, and a Hypothes.is </w:t>
      </w:r>
      <w:r w:rsidR="00737F78">
        <w:t>“</w:t>
      </w:r>
      <w:r w:rsidR="00896C46">
        <w:t>public group</w:t>
      </w:r>
      <w:r w:rsidR="00737F78">
        <w:t>”</w:t>
      </w:r>
      <w:r w:rsidR="00896C46">
        <w:t xml:space="preserve"> layer of annotations and highlights over selected media articles.</w:t>
      </w:r>
    </w:p>
    <w:p w14:paraId="37EC380D" w14:textId="5580757A" w:rsidR="00523CDE" w:rsidRDefault="00523CDE" w:rsidP="00365AA0">
      <w:pPr>
        <w:pStyle w:val="ListParagraph"/>
        <w:numPr>
          <w:ilvl w:val="0"/>
          <w:numId w:val="9"/>
        </w:numPr>
        <w:spacing w:before="120" w:after="120"/>
        <w:contextualSpacing w:val="0"/>
      </w:pPr>
      <w:r>
        <w:t>R</w:t>
      </w:r>
      <w:r w:rsidR="009E15C8" w:rsidRPr="009E15C8">
        <w:t xml:space="preserve">ecommendations </w:t>
      </w:r>
      <w:r>
        <w:t>f</w:t>
      </w:r>
      <w:r w:rsidR="009E15C8" w:rsidRPr="009E15C8">
        <w:t xml:space="preserve">or humanities advocacy </w:t>
      </w:r>
      <w:r w:rsidR="00034C9E">
        <w:t xml:space="preserve">in </w:t>
      </w:r>
      <w:r w:rsidR="0025687F">
        <w:t xml:space="preserve">the form, for example, of </w:t>
      </w:r>
      <w:r w:rsidR="009E15C8" w:rsidRPr="009E15C8">
        <w:t>executive summaries addressed to different sectors of the public (journalists, politicians, business leaders, parents, students) and best-practices advice (e.g., avoiding untrue or overused themes in public discussion of the humanities, and drawing connections between the humanities and the</w:t>
      </w:r>
      <w:r>
        <w:t xml:space="preserve">mes of interest to the public). WE1S will also </w:t>
      </w:r>
      <w:r w:rsidR="00A33952">
        <w:t xml:space="preserve">tap </w:t>
      </w:r>
      <w:r>
        <w:t>its project team (including student RAs</w:t>
      </w:r>
      <w:r w:rsidR="000C33CB">
        <w:t xml:space="preserve"> at its final summer research camp</w:t>
      </w:r>
      <w:r>
        <w:t xml:space="preserve">) for other creative ideas, such as </w:t>
      </w:r>
      <w:r w:rsidR="00737F78">
        <w:t>“</w:t>
      </w:r>
      <w:r>
        <w:t>rewriting</w:t>
      </w:r>
      <w:r w:rsidR="00737F78">
        <w:t>”</w:t>
      </w:r>
      <w:r>
        <w:t xml:space="preserve"> a media story</w:t>
      </w:r>
      <w:r w:rsidR="00A33952">
        <w:t xml:space="preserve"> about the humanities</w:t>
      </w:r>
      <w:r>
        <w:t>.</w:t>
      </w:r>
    </w:p>
    <w:p w14:paraId="6460D3B7" w14:textId="32B39F3D" w:rsidR="00CF45D3" w:rsidRDefault="009E15C8" w:rsidP="00365AA0">
      <w:pPr>
        <w:pStyle w:val="ListParagraph"/>
        <w:numPr>
          <w:ilvl w:val="0"/>
          <w:numId w:val="9"/>
        </w:numPr>
        <w:spacing w:before="120" w:after="120"/>
        <w:contextualSpacing w:val="0"/>
      </w:pPr>
      <w:r w:rsidRPr="009E15C8">
        <w:t>Resource</w:t>
      </w:r>
      <w:r w:rsidR="00523CDE">
        <w:t xml:space="preserve"> </w:t>
      </w:r>
      <w:r w:rsidR="00737F78">
        <w:t>“</w:t>
      </w:r>
      <w:r w:rsidRPr="009E15C8">
        <w:t>kits</w:t>
      </w:r>
      <w:r w:rsidR="00737F78">
        <w:t>”</w:t>
      </w:r>
      <w:r w:rsidRPr="009E15C8">
        <w:t xml:space="preserve"> of themes, examples, and evidence for journalists or scholars</w:t>
      </w:r>
      <w:r w:rsidR="00E762F9">
        <w:t xml:space="preserve"> and administrators</w:t>
      </w:r>
      <w:r w:rsidRPr="009E15C8">
        <w:t xml:space="preserve"> to draw on in discussing the humanities; or students to draw on as they consider choosing a major and discussing it with parents.</w:t>
      </w:r>
      <w:r w:rsidR="000C33CB">
        <w:t xml:space="preserve"> WE1S will also draw on its project team (including student RAs at its final summer research camp) for other creative ideas, such as </w:t>
      </w:r>
      <w:r w:rsidR="009C2A6A">
        <w:t xml:space="preserve">producing </w:t>
      </w:r>
      <w:proofErr w:type="spellStart"/>
      <w:r w:rsidR="000C33CB">
        <w:t>infographics</w:t>
      </w:r>
      <w:proofErr w:type="spellEnd"/>
      <w:r w:rsidR="000C33CB">
        <w:t xml:space="preserve">, timelines, and </w:t>
      </w:r>
      <w:proofErr w:type="spellStart"/>
      <w:r w:rsidR="000C33CB">
        <w:t>storymaps</w:t>
      </w:r>
      <w:proofErr w:type="spellEnd"/>
      <w:r w:rsidR="000C33CB">
        <w:t>.</w:t>
      </w:r>
    </w:p>
    <w:p w14:paraId="44A437E2" w14:textId="443A24C2" w:rsidR="008454F8" w:rsidRDefault="008454F8">
      <w:pPr>
        <w:spacing w:before="120"/>
      </w:pPr>
      <w:r>
        <w:t xml:space="preserve">(Though it would be ideal for WE1S to assess </w:t>
      </w:r>
      <w:r w:rsidR="00AA4B6F">
        <w:t xml:space="preserve">systematically </w:t>
      </w:r>
      <w:r>
        <w:t xml:space="preserve">the effectiveness and audience appropriateness of </w:t>
      </w:r>
      <w:r w:rsidR="00F77582">
        <w:t>its</w:t>
      </w:r>
      <w:r>
        <w:t xml:space="preserve"> recommendations, summaries, and resource </w:t>
      </w:r>
      <w:r w:rsidR="00737F78">
        <w:t>“</w:t>
      </w:r>
      <w:r>
        <w:t>kits</w:t>
      </w:r>
      <w:r w:rsidR="00737F78">
        <w:t>”</w:t>
      </w:r>
      <w:r>
        <w:t xml:space="preserve"> </w:t>
      </w:r>
      <w:r w:rsidRPr="00DD159A">
        <w:rPr>
          <w:i/>
        </w:rPr>
        <w:t>[items 5 and 6 above]</w:t>
      </w:r>
      <w:r>
        <w:t xml:space="preserve">, such </w:t>
      </w:r>
      <w:r w:rsidR="00561052">
        <w:t>appraisal</w:t>
      </w:r>
      <w:r>
        <w:t xml:space="preserve"> </w:t>
      </w:r>
      <w:r w:rsidR="00770E1B">
        <w:t>falls</w:t>
      </w:r>
      <w:r>
        <w:t xml:space="preserve"> outside the scope of the </w:t>
      </w:r>
      <w:r w:rsidR="00157C02">
        <w:t>currently</w:t>
      </w:r>
      <w:r w:rsidR="00012BD5">
        <w:t xml:space="preserve"> </w:t>
      </w:r>
      <w:r>
        <w:t xml:space="preserve">proposed project. </w:t>
      </w:r>
      <w:r w:rsidR="00012BD5">
        <w:t>In strategizing what journalistic materials to add to its corpus</w:t>
      </w:r>
      <w:r w:rsidR="00AA4B6F">
        <w:t xml:space="preserve">, </w:t>
      </w:r>
      <w:r w:rsidR="002F42B2">
        <w:t>WE1S</w:t>
      </w:r>
      <w:r w:rsidR="00012BD5">
        <w:t xml:space="preserve"> has </w:t>
      </w:r>
      <w:r w:rsidR="006D316E">
        <w:t>consult</w:t>
      </w:r>
      <w:r w:rsidR="00012BD5">
        <w:t xml:space="preserve">ed </w:t>
      </w:r>
      <w:r w:rsidR="006D316E">
        <w:t>recent</w:t>
      </w:r>
      <w:r w:rsidR="00770E1B">
        <w:t xml:space="preserve"> research on </w:t>
      </w:r>
      <w:r w:rsidR="00737F78">
        <w:t>“</w:t>
      </w:r>
      <w:r w:rsidR="006D316E">
        <w:t xml:space="preserve">media </w:t>
      </w:r>
      <w:r w:rsidR="00770E1B">
        <w:t>impact</w:t>
      </w:r>
      <w:r w:rsidR="00737F78">
        <w:t>”</w:t>
      </w:r>
      <w:r w:rsidR="00770E1B">
        <w:t xml:space="preserve"> </w:t>
      </w:r>
      <w:r w:rsidR="00390E61">
        <w:t>[</w:t>
      </w:r>
      <w:r w:rsidR="008630D6">
        <w:t xml:space="preserve">e.g., </w:t>
      </w:r>
      <w:proofErr w:type="spellStart"/>
      <w:r w:rsidR="008630D6" w:rsidRPr="008630D6">
        <w:t>Schiffrin</w:t>
      </w:r>
      <w:proofErr w:type="spellEnd"/>
      <w:r w:rsidR="008630D6">
        <w:t xml:space="preserve"> and </w:t>
      </w:r>
      <w:r w:rsidR="008630D6" w:rsidRPr="008630D6">
        <w:t>Zuckerman</w:t>
      </w:r>
      <w:r w:rsidR="00390E61">
        <w:t>]</w:t>
      </w:r>
      <w:r w:rsidR="008630D6">
        <w:t xml:space="preserve"> </w:t>
      </w:r>
      <w:r w:rsidR="008476C6">
        <w:t>that may help in such assessment in the future</w:t>
      </w:r>
      <w:r w:rsidR="002F42B2">
        <w:t xml:space="preserve">. Potentially, a </w:t>
      </w:r>
      <w:r w:rsidR="008476C6">
        <w:t>next</w:t>
      </w:r>
      <w:r w:rsidR="002F42B2">
        <w:t xml:space="preserve"> stage of the project could use the criteria and methods explored in </w:t>
      </w:r>
      <w:r w:rsidR="008476C6">
        <w:t xml:space="preserve">media impact </w:t>
      </w:r>
      <w:r w:rsidR="002F42B2">
        <w:t>research to assess WE1S</w:t>
      </w:r>
      <w:r w:rsidR="00737F78">
        <w:t>’</w:t>
      </w:r>
      <w:r w:rsidR="002F42B2">
        <w:t>s own public outputs</w:t>
      </w:r>
      <w:r w:rsidR="00AA4B6F">
        <w:t xml:space="preserve"> as well as other humanities advocacy</w:t>
      </w:r>
      <w:r w:rsidR="002F42B2">
        <w:t>.)</w:t>
      </w:r>
    </w:p>
    <w:p w14:paraId="7E472D19" w14:textId="6DD5F851" w:rsidR="00EE317E" w:rsidRDefault="00165C5D">
      <w:pPr>
        <w:spacing w:before="120"/>
      </w:pPr>
      <w:r>
        <w:t xml:space="preserve">In addition, expected outcomes </w:t>
      </w:r>
      <w:r w:rsidR="00E762F9">
        <w:t>include the</w:t>
      </w:r>
      <w:r>
        <w:t xml:space="preserve"> deposit of the WE1S technical systems (its </w:t>
      </w:r>
      <w:r w:rsidR="00F74693">
        <w:t xml:space="preserve">manifest framework, </w:t>
      </w:r>
      <w:r>
        <w:t xml:space="preserve">Workflow Management System, Virtual Workspace System, and topic modeling interpretation protocol) in an institutional repository as well as a </w:t>
      </w:r>
      <w:proofErr w:type="spellStart"/>
      <w:r>
        <w:t>GitHub</w:t>
      </w:r>
      <w:proofErr w:type="spellEnd"/>
      <w:r>
        <w:t xml:space="preserve"> repository. </w:t>
      </w:r>
      <w:r w:rsidR="002255E2">
        <w:t>These</w:t>
      </w:r>
      <w:r w:rsidR="00E762F9">
        <w:t xml:space="preserve"> </w:t>
      </w:r>
      <w:r w:rsidR="00E762F9">
        <w:lastRenderedPageBreak/>
        <w:t xml:space="preserve">deposits </w:t>
      </w:r>
      <w:r w:rsidR="002255E2">
        <w:t xml:space="preserve">will include manifests documenting the work of the WE1S project (e.g., how a topic model was produced) but </w:t>
      </w:r>
      <w:r w:rsidR="00530D3F">
        <w:t xml:space="preserve">no </w:t>
      </w:r>
      <w:r w:rsidR="002255E2">
        <w:t>primary materials owned by other parties.</w:t>
      </w:r>
    </w:p>
    <w:p w14:paraId="1C00C962" w14:textId="44C50BD3" w:rsidR="00530D3F" w:rsidRDefault="00530D3F" w:rsidP="00525D9D">
      <w:pPr>
        <w:pStyle w:val="Heading4"/>
      </w:pPr>
      <w:r>
        <w:t>Expected Benefits</w:t>
      </w:r>
    </w:p>
    <w:p w14:paraId="566385F4" w14:textId="721E72AC" w:rsidR="00530D3F" w:rsidRDefault="008C15AD">
      <w:pPr>
        <w:spacing w:before="120"/>
      </w:pPr>
      <w:r>
        <w:t>For its overlapping audiences of the public, humanities scholars</w:t>
      </w:r>
      <w:r w:rsidR="00CD0871">
        <w:t xml:space="preserve"> and administrators</w:t>
      </w:r>
      <w:r>
        <w:t xml:space="preserve">, and </w:t>
      </w:r>
      <w:r w:rsidR="00CD0871">
        <w:t>digital humanists</w:t>
      </w:r>
      <w:r w:rsidR="00B24A79">
        <w:t xml:space="preserve">, the benefit that frames all subsidiary ones will be to </w:t>
      </w:r>
      <w:r w:rsidR="002D70EE">
        <w:t xml:space="preserve">use research-based knowledge to </w:t>
      </w:r>
      <w:r w:rsidR="00B24A79">
        <w:t xml:space="preserve">advance </w:t>
      </w:r>
      <w:r w:rsidR="001F1C8C">
        <w:t xml:space="preserve">a more </w:t>
      </w:r>
      <w:r w:rsidR="002D70EE">
        <w:t xml:space="preserve">expansive </w:t>
      </w:r>
      <w:r w:rsidR="000E15E5">
        <w:t xml:space="preserve">notion of </w:t>
      </w:r>
      <w:r w:rsidR="002D70EE">
        <w:t>humanities</w:t>
      </w:r>
      <w:r w:rsidR="000E15E5">
        <w:t xml:space="preserve"> advocacy</w:t>
      </w:r>
      <w:del w:id="128" w:author="Scott Kleinman" w:date="2017-10-02T08:58:00Z">
        <w:r w:rsidR="002D70EE" w:rsidDel="00BB17B5">
          <w:delText>--</w:delText>
        </w:r>
      </w:del>
      <w:ins w:id="129" w:author="Scott Kleinman" w:date="2017-10-02T08:58:00Z">
        <w:r w:rsidR="00BB17B5">
          <w:t>―</w:t>
        </w:r>
      </w:ins>
      <w:r w:rsidR="002D70EE">
        <w:t xml:space="preserve">one that </w:t>
      </w:r>
      <w:r w:rsidR="005B6D7A">
        <w:t xml:space="preserve">makes its beneficiary not just humanities disciplines, scholars, </w:t>
      </w:r>
      <w:r w:rsidR="00CD6249">
        <w:t xml:space="preserve">and students but </w:t>
      </w:r>
      <w:r w:rsidR="000E15E5">
        <w:t xml:space="preserve">the </w:t>
      </w:r>
      <w:r w:rsidR="00E50AFD">
        <w:t xml:space="preserve">larger </w:t>
      </w:r>
      <w:r w:rsidR="000E15E5">
        <w:t>public</w:t>
      </w:r>
      <w:r w:rsidR="0082332D">
        <w:t xml:space="preserve">. </w:t>
      </w:r>
      <w:r w:rsidR="00277FE4">
        <w:t>By exploring its research hypotheses</w:t>
      </w:r>
      <w:r w:rsidR="00AC0DD6">
        <w:rPr>
          <w:i/>
        </w:rPr>
        <w:t xml:space="preserve"> </w:t>
      </w:r>
      <w:r w:rsidR="000E15E5">
        <w:t>on</w:t>
      </w:r>
      <w:r w:rsidR="00277FE4">
        <w:t xml:space="preserve"> such issues as the relation between </w:t>
      </w:r>
      <w:r w:rsidR="001F1C8C">
        <w:t>focalized</w:t>
      </w:r>
      <w:r w:rsidR="00277FE4">
        <w:t xml:space="preserve"> and </w:t>
      </w:r>
      <w:r w:rsidR="00737F78">
        <w:t>“</w:t>
      </w:r>
      <w:r w:rsidR="001F1C8C">
        <w:t>general life</w:t>
      </w:r>
      <w:r w:rsidR="00737F78">
        <w:t>”</w:t>
      </w:r>
      <w:r w:rsidR="001F1C8C">
        <w:t xml:space="preserve"> </w:t>
      </w:r>
      <w:r w:rsidR="00277FE4">
        <w:t>understandings of the humanities</w:t>
      </w:r>
      <w:r w:rsidR="001F1C8C">
        <w:t>,</w:t>
      </w:r>
      <w:r w:rsidR="00277FE4">
        <w:t xml:space="preserve"> and </w:t>
      </w:r>
      <w:r w:rsidR="00E50AFD">
        <w:t>on the way</w:t>
      </w:r>
      <w:r w:rsidR="00277FE4">
        <w:t xml:space="preserve"> different nations and social groups view, or are viewed in relation to, the humanities, WE1S </w:t>
      </w:r>
      <w:r w:rsidR="000E15E5">
        <w:t xml:space="preserve">will </w:t>
      </w:r>
      <w:r w:rsidR="00FA6C51">
        <w:t>be able t</w:t>
      </w:r>
      <w:r w:rsidR="001F1C8C">
        <w:t xml:space="preserve">hrough its recommendations </w:t>
      </w:r>
      <w:r w:rsidR="00470FC4">
        <w:t>t</w:t>
      </w:r>
      <w:r w:rsidR="00FA6C51">
        <w:t xml:space="preserve">o depict </w:t>
      </w:r>
      <w:r w:rsidR="005367D1">
        <w:t xml:space="preserve">how </w:t>
      </w:r>
      <w:r w:rsidR="00043CEC">
        <w:t xml:space="preserve">being a good educator (whatever the field), journalist, business person, politician, technologist, </w:t>
      </w:r>
      <w:r w:rsidR="00FA6C51">
        <w:t xml:space="preserve">or </w:t>
      </w:r>
      <w:r w:rsidR="00043CEC">
        <w:t xml:space="preserve">parent </w:t>
      </w:r>
      <w:r w:rsidR="00110678">
        <w:t xml:space="preserve">involves engagement with the humanities </w:t>
      </w:r>
      <w:r w:rsidR="00415D12">
        <w:t xml:space="preserve">at some level. </w:t>
      </w:r>
      <w:r w:rsidR="007623C6">
        <w:t>In this expanded sense, humanities advocacy is about using knowledge about</w:t>
      </w:r>
      <w:r w:rsidR="005B5504">
        <w:t>,</w:t>
      </w:r>
      <w:r w:rsidR="007623C6">
        <w:t xml:space="preserve"> and gained through the humanities </w:t>
      </w:r>
      <w:r w:rsidR="001B6AA1">
        <w:t>(in this case specifically the digital humanities)</w:t>
      </w:r>
      <w:r w:rsidR="005B5504">
        <w:t>,</w:t>
      </w:r>
      <w:r w:rsidR="001B6AA1">
        <w:t xml:space="preserve"> </w:t>
      </w:r>
      <w:r w:rsidR="007623C6">
        <w:t xml:space="preserve">to advocate for being a good educator, journalist, business person, politician, technologist, parent, or child </w:t>
      </w:r>
      <w:r w:rsidR="007623C6" w:rsidRPr="00525D9D">
        <w:rPr>
          <w:i/>
        </w:rPr>
        <w:t>as such</w:t>
      </w:r>
      <w:r w:rsidR="005B5504">
        <w:t>.</w:t>
      </w:r>
    </w:p>
    <w:p w14:paraId="523AF7EC" w14:textId="09BEB5D2" w:rsidR="00AA6045" w:rsidRDefault="00AA6045">
      <w:pPr>
        <w:spacing w:before="120"/>
      </w:pPr>
      <w:r>
        <w:t>Specific</w:t>
      </w:r>
      <w:r w:rsidR="00470FC4">
        <w:t>, concrete</w:t>
      </w:r>
      <w:r>
        <w:t xml:space="preserve"> benefits for WE1S</w:t>
      </w:r>
      <w:r w:rsidR="00737F78">
        <w:t>’</w:t>
      </w:r>
      <w:r>
        <w:t>s audiences include:</w:t>
      </w:r>
    </w:p>
    <w:p w14:paraId="7816301C" w14:textId="06E941E3" w:rsidR="003C2004" w:rsidRDefault="00B72EA2" w:rsidP="003A4570">
      <w:pPr>
        <w:pStyle w:val="ListParagraph"/>
        <w:numPr>
          <w:ilvl w:val="0"/>
          <w:numId w:val="8"/>
        </w:numPr>
        <w:tabs>
          <w:tab w:val="left" w:pos="1080"/>
        </w:tabs>
        <w:spacing w:before="120" w:after="120"/>
        <w:contextualSpacing w:val="0"/>
      </w:pPr>
      <w:r w:rsidRPr="00525D9D">
        <w:rPr>
          <w:i/>
        </w:rPr>
        <w:t xml:space="preserve">For various sectors and professions </w:t>
      </w:r>
      <w:r w:rsidR="00E746EA" w:rsidRPr="00525D9D">
        <w:rPr>
          <w:i/>
        </w:rPr>
        <w:t>among</w:t>
      </w:r>
      <w:r w:rsidRPr="00525D9D">
        <w:rPr>
          <w:i/>
        </w:rPr>
        <w:t xml:space="preserve"> the public</w:t>
      </w:r>
      <w:r>
        <w:t xml:space="preserve">, </w:t>
      </w:r>
      <w:r w:rsidR="00E746EA">
        <w:t xml:space="preserve">WE1S will </w:t>
      </w:r>
      <w:r w:rsidR="00AA6045">
        <w:t xml:space="preserve">provide </w:t>
      </w:r>
      <w:r w:rsidR="00F51CB8">
        <w:t xml:space="preserve">a richer stock of themes, narratives, examples, and evidence types that can be drawn </w:t>
      </w:r>
      <w:r w:rsidR="00ED38C5">
        <w:t>up</w:t>
      </w:r>
      <w:r w:rsidR="00F51CB8">
        <w:t xml:space="preserve">on in discussing humanities-related issues, whether at the policy level (e.g., how society should </w:t>
      </w:r>
      <w:r w:rsidR="00ED38C5">
        <w:t xml:space="preserve">apportion </w:t>
      </w:r>
      <w:r w:rsidR="00F51CB8">
        <w:t>invest</w:t>
      </w:r>
      <w:r w:rsidR="00ED38C5">
        <w:t>ment</w:t>
      </w:r>
      <w:r w:rsidR="00F51CB8">
        <w:t xml:space="preserve"> in STEM</w:t>
      </w:r>
      <w:r w:rsidR="00ED38C5">
        <w:t xml:space="preserve"> </w:t>
      </w:r>
      <w:r w:rsidR="00F51CB8">
        <w:t xml:space="preserve">versus </w:t>
      </w:r>
      <w:r w:rsidR="00ED38C5">
        <w:t>humanities educ</w:t>
      </w:r>
      <w:r w:rsidR="007947F1">
        <w:t>a</w:t>
      </w:r>
      <w:r w:rsidR="00ED38C5">
        <w:t>tion</w:t>
      </w:r>
      <w:r w:rsidR="00F51CB8">
        <w:t>) or at the individual or social level (e.g., how parents and students talk to each other about what they want to do in life).</w:t>
      </w:r>
      <w:r w:rsidR="00AA6045">
        <w:t xml:space="preserve"> </w:t>
      </w:r>
      <w:r w:rsidR="00274EFD">
        <w:t>WE1S will also help widen the social and cultural diversity of public discourse on the humanities</w:t>
      </w:r>
      <w:r w:rsidR="00FD46D1">
        <w:t xml:space="preserve">, bringing into consideration not just the generic </w:t>
      </w:r>
      <w:r w:rsidR="00737F78">
        <w:t>“</w:t>
      </w:r>
      <w:r w:rsidR="00FD46D1">
        <w:t>student</w:t>
      </w:r>
      <w:r w:rsidR="00737F78">
        <w:t>”</w:t>
      </w:r>
      <w:r w:rsidR="00FD46D1">
        <w:t xml:space="preserve"> or </w:t>
      </w:r>
      <w:r w:rsidR="00737F78">
        <w:t>“</w:t>
      </w:r>
      <w:r w:rsidR="00FD46D1">
        <w:t>major</w:t>
      </w:r>
      <w:r w:rsidR="00737F78">
        <w:t>”</w:t>
      </w:r>
      <w:r w:rsidR="00FD46D1">
        <w:t xml:space="preserve"> referred to in many media stories but also students whose specific racial, ethnic, gender, immigrant, and generational backgrounds positions them differently in the field of such discussions.</w:t>
      </w:r>
      <w:r w:rsidR="00330F9C">
        <w:br/>
      </w:r>
      <w:r w:rsidR="003A4570">
        <w:tab/>
      </w:r>
      <w:r w:rsidR="00AA6045">
        <w:t xml:space="preserve">Equally beneficial will be the </w:t>
      </w:r>
      <w:r w:rsidR="003C2004">
        <w:t xml:space="preserve">context in which WE1S </w:t>
      </w:r>
      <w:r w:rsidR="00944E6E">
        <w:t xml:space="preserve">frames this richer, more diverse </w:t>
      </w:r>
      <w:r w:rsidR="003C2004">
        <w:t xml:space="preserve">mix of </w:t>
      </w:r>
      <w:r w:rsidR="00944E6E">
        <w:t xml:space="preserve">views on the humanities </w:t>
      </w:r>
      <w:r w:rsidR="003C2004">
        <w:t>through its description and rationale statement</w:t>
      </w:r>
      <w:r w:rsidR="007177FA">
        <w:t xml:space="preserve">, </w:t>
      </w:r>
      <w:r w:rsidR="003C2004">
        <w:t>scoping statement</w:t>
      </w:r>
      <w:r w:rsidR="007177FA">
        <w:t xml:space="preserve">, </w:t>
      </w:r>
      <w:r w:rsidR="007947F1">
        <w:t>and analyses</w:t>
      </w:r>
      <w:r w:rsidR="007177FA">
        <w:t xml:space="preserve"> and recommendations. Simply creating a cognitive map </w:t>
      </w:r>
      <w:r w:rsidR="00454740">
        <w:t xml:space="preserve">situating </w:t>
      </w:r>
      <w:r w:rsidR="007177FA">
        <w:t xml:space="preserve">discussions </w:t>
      </w:r>
      <w:r w:rsidR="000807C7">
        <w:t>about</w:t>
      </w:r>
      <w:r w:rsidR="007177FA">
        <w:t xml:space="preserve"> the humanities </w:t>
      </w:r>
      <w:r w:rsidR="000807C7">
        <w:t xml:space="preserve">in </w:t>
      </w:r>
      <w:r w:rsidR="00167225">
        <w:t xml:space="preserve">a </w:t>
      </w:r>
      <w:r w:rsidR="00167225" w:rsidRPr="00167225">
        <w:t xml:space="preserve">more </w:t>
      </w:r>
      <w:r w:rsidR="00167225">
        <w:t>wide-ranging</w:t>
      </w:r>
      <w:r w:rsidR="007177FA">
        <w:t xml:space="preserve"> </w:t>
      </w:r>
      <w:r w:rsidR="000807C7">
        <w:t xml:space="preserve">discursive </w:t>
      </w:r>
      <w:r w:rsidR="007177FA">
        <w:t xml:space="preserve">field </w:t>
      </w:r>
      <w:r w:rsidR="000807C7">
        <w:t xml:space="preserve">touching on </w:t>
      </w:r>
      <w:r w:rsidR="007177FA">
        <w:t xml:space="preserve">issues important to society </w:t>
      </w:r>
      <w:r w:rsidR="006063D3">
        <w:t xml:space="preserve">is valuable to </w:t>
      </w:r>
      <w:r w:rsidR="00D773C2">
        <w:t>offset tunnel-visi</w:t>
      </w:r>
      <w:r w:rsidR="00EB2B6E">
        <w:t xml:space="preserve">on </w:t>
      </w:r>
      <w:r w:rsidR="000807C7">
        <w:t xml:space="preserve">understandings about </w:t>
      </w:r>
      <w:r w:rsidR="009D477D">
        <w:t xml:space="preserve">a future led by </w:t>
      </w:r>
      <w:r w:rsidR="00FA6276">
        <w:t>just a few</w:t>
      </w:r>
      <w:r w:rsidR="00EB2B6E">
        <w:t xml:space="preserve"> </w:t>
      </w:r>
      <w:r w:rsidR="009154B4">
        <w:t>technical or business-oriented professions</w:t>
      </w:r>
      <w:r w:rsidR="00EB2B6E">
        <w:t>.</w:t>
      </w:r>
      <w:r w:rsidR="00E5636C">
        <w:br/>
      </w:r>
      <w:r w:rsidR="003A4570">
        <w:tab/>
      </w:r>
      <w:r w:rsidR="00E5636C">
        <w:t xml:space="preserve">A concrete example of a benefit </w:t>
      </w:r>
      <w:r w:rsidR="00AC360D">
        <w:t xml:space="preserve">in the public sphere </w:t>
      </w:r>
      <w:r w:rsidR="00E5636C">
        <w:t xml:space="preserve">might be </w:t>
      </w:r>
      <w:r w:rsidR="00012305">
        <w:t xml:space="preserve">instanced in the following scenarios: </w:t>
      </w:r>
      <w:r w:rsidR="00E5636C">
        <w:t xml:space="preserve">a journalist </w:t>
      </w:r>
      <w:r w:rsidR="00012305">
        <w:t xml:space="preserve">is </w:t>
      </w:r>
      <w:r w:rsidR="00E5636C">
        <w:t xml:space="preserve">assigned to write </w:t>
      </w:r>
      <w:r w:rsidR="00012305">
        <w:t>this year</w:t>
      </w:r>
      <w:r w:rsidR="00737F78">
        <w:t>’</w:t>
      </w:r>
      <w:r w:rsidR="00012305">
        <w:t xml:space="preserve">s </w:t>
      </w:r>
      <w:r w:rsidR="00E5636C">
        <w:t xml:space="preserve">story about </w:t>
      </w:r>
      <w:r w:rsidR="00737F78">
        <w:t>“</w:t>
      </w:r>
      <w:r w:rsidR="00E5636C">
        <w:t>the decline in humanities majors</w:t>
      </w:r>
      <w:r w:rsidR="00737F78">
        <w:t>”</w:t>
      </w:r>
      <w:r w:rsidR="00012305">
        <w:t xml:space="preserve">; or </w:t>
      </w:r>
      <w:r w:rsidR="00E5636C">
        <w:t xml:space="preserve">a politician </w:t>
      </w:r>
      <w:r w:rsidR="00012305">
        <w:t xml:space="preserve">is pressed by her constituents to </w:t>
      </w:r>
      <w:r w:rsidR="00E5636C">
        <w:t>protect funding for humanities programs at the federal or local level</w:t>
      </w:r>
      <w:r w:rsidR="00012305">
        <w:t xml:space="preserve">. In such cases, </w:t>
      </w:r>
      <w:r w:rsidR="00E5636C">
        <w:t xml:space="preserve">WE1S will provide talking points to draw on, orientation about overused versus less frequently mentioned themes, insight about how </w:t>
      </w:r>
      <w:r w:rsidR="00856488">
        <w:t>the humanities have been discussed in relation to p</w:t>
      </w:r>
      <w:r w:rsidR="002D1535">
        <w:t xml:space="preserve">articular groups, and links to </w:t>
      </w:r>
      <w:r w:rsidR="00012305">
        <w:t>exemplary</w:t>
      </w:r>
      <w:r w:rsidR="002D1535">
        <w:t xml:space="preserve"> articles and other material.</w:t>
      </w:r>
    </w:p>
    <w:p w14:paraId="2CBBB393" w14:textId="7D6E3B7D" w:rsidR="00165C5D" w:rsidRDefault="00FC41E7" w:rsidP="003A4570">
      <w:pPr>
        <w:pStyle w:val="ListParagraph"/>
        <w:numPr>
          <w:ilvl w:val="0"/>
          <w:numId w:val="8"/>
        </w:numPr>
        <w:tabs>
          <w:tab w:val="left" w:pos="1080"/>
        </w:tabs>
        <w:spacing w:before="120" w:after="120"/>
        <w:contextualSpacing w:val="0"/>
      </w:pPr>
      <w:r w:rsidRPr="00525D9D">
        <w:rPr>
          <w:i/>
        </w:rPr>
        <w:t>For humanities scholars and administrators</w:t>
      </w:r>
      <w:r>
        <w:t xml:space="preserve">, </w:t>
      </w:r>
      <w:r w:rsidR="00D7005F">
        <w:t>WE1S</w:t>
      </w:r>
      <w:r w:rsidR="00737F78">
        <w:t>’</w:t>
      </w:r>
      <w:r w:rsidR="00D7005F">
        <w:t xml:space="preserve">s outcomes </w:t>
      </w:r>
      <w:r w:rsidR="006C6756">
        <w:t xml:space="preserve">will </w:t>
      </w:r>
      <w:r w:rsidR="00D7005F">
        <w:t xml:space="preserve">not only facilitate their </w:t>
      </w:r>
      <w:r w:rsidR="00EB609A">
        <w:t xml:space="preserve">own </w:t>
      </w:r>
      <w:r w:rsidR="00D7005F">
        <w:t xml:space="preserve">participation in humanities advocacy (by widening and enriching the discourse </w:t>
      </w:r>
      <w:r w:rsidR="00D7005F">
        <w:lastRenderedPageBreak/>
        <w:t xml:space="preserve">of such advocacy in the ways described above) but </w:t>
      </w:r>
      <w:r w:rsidR="00BA0CDA">
        <w:t>also</w:t>
      </w:r>
      <w:r w:rsidR="00D7005F">
        <w:t xml:space="preserve"> </w:t>
      </w:r>
      <w:r w:rsidR="006C6756">
        <w:t>augment</w:t>
      </w:r>
      <w:r w:rsidR="00D7005F">
        <w:t xml:space="preserve"> </w:t>
      </w:r>
      <w:r w:rsidR="00EB609A">
        <w:t xml:space="preserve">specific </w:t>
      </w:r>
      <w:r w:rsidR="006C6756">
        <w:t>research</w:t>
      </w:r>
      <w:r w:rsidR="0034221B">
        <w:t>, program-building</w:t>
      </w:r>
      <w:r w:rsidR="00E25B09">
        <w:t xml:space="preserve"> and administrative</w:t>
      </w:r>
      <w:r w:rsidR="0034221B">
        <w:t>, and public outreach</w:t>
      </w:r>
      <w:r w:rsidR="00D7005F">
        <w:t xml:space="preserve"> </w:t>
      </w:r>
      <w:r w:rsidR="00DE1030">
        <w:t>missions.</w:t>
      </w:r>
      <w:r w:rsidR="00DE1030">
        <w:br/>
      </w:r>
      <w:r w:rsidR="003A4570">
        <w:tab/>
      </w:r>
      <w:r w:rsidR="00D7005F">
        <w:t>In regard to research, the project</w:t>
      </w:r>
      <w:r w:rsidR="00737F78">
        <w:t>’</w:t>
      </w:r>
      <w:r w:rsidR="00D7005F">
        <w:t xml:space="preserve">s methods and tools will serve as a paradigm (and can be used </w:t>
      </w:r>
      <w:r w:rsidR="00737F78">
        <w:t>“</w:t>
      </w:r>
      <w:r w:rsidR="00D7005F">
        <w:t>as is</w:t>
      </w:r>
      <w:r w:rsidR="00737F78">
        <w:t>”</w:t>
      </w:r>
      <w:r w:rsidR="00D7005F">
        <w:t xml:space="preserve"> or in adapted form) for researching the way other complex ideas that are like </w:t>
      </w:r>
      <w:r w:rsidR="00737F78">
        <w:t>“</w:t>
      </w:r>
      <w:r w:rsidR="00D7005F">
        <w:t>the humanities</w:t>
      </w:r>
      <w:r w:rsidR="00737F78">
        <w:t>”</w:t>
      </w:r>
      <w:r w:rsidR="00D7005F">
        <w:t xml:space="preserve"> in having both narrow/sharply defined and broad/fuzzy senses </w:t>
      </w:r>
      <w:r w:rsidR="002A5594">
        <w:t>behave</w:t>
      </w:r>
      <w:r w:rsidR="00D7005F">
        <w:t xml:space="preserve"> in public discourse. Examples might include such concepts as </w:t>
      </w:r>
      <w:r w:rsidR="00737F78">
        <w:t>“</w:t>
      </w:r>
      <w:r w:rsidR="00D7005F">
        <w:t>neoliberalism,</w:t>
      </w:r>
      <w:r w:rsidR="00737F78">
        <w:t>”</w:t>
      </w:r>
      <w:r w:rsidR="00D7005F">
        <w:t xml:space="preserve"> </w:t>
      </w:r>
      <w:r w:rsidR="00737F78">
        <w:t>“</w:t>
      </w:r>
      <w:r w:rsidR="0000524F">
        <w:t>climate</w:t>
      </w:r>
      <w:r w:rsidR="00D7005F">
        <w:t>,</w:t>
      </w:r>
      <w:r w:rsidR="00737F78">
        <w:t>”</w:t>
      </w:r>
      <w:r w:rsidR="00D7005F">
        <w:t xml:space="preserve"> </w:t>
      </w:r>
      <w:r w:rsidR="00737F78">
        <w:t>“</w:t>
      </w:r>
      <w:r w:rsidR="00D7005F">
        <w:t>globalism,</w:t>
      </w:r>
      <w:r w:rsidR="00737F78">
        <w:t>”</w:t>
      </w:r>
      <w:r w:rsidR="00D7005F">
        <w:t xml:space="preserve"> </w:t>
      </w:r>
      <w:r w:rsidR="00737F78">
        <w:t>“</w:t>
      </w:r>
      <w:r w:rsidR="00D7005F">
        <w:t>science</w:t>
      </w:r>
      <w:r w:rsidR="0000524F">
        <w:t>,</w:t>
      </w:r>
      <w:r w:rsidR="00737F78">
        <w:t>”</w:t>
      </w:r>
      <w:r w:rsidR="0000524F">
        <w:t xml:space="preserve"> or </w:t>
      </w:r>
      <w:r w:rsidR="00737F78">
        <w:t>“</w:t>
      </w:r>
      <w:r w:rsidR="0000524F">
        <w:t>culture.</w:t>
      </w:r>
      <w:r w:rsidR="00737F78">
        <w:t>”</w:t>
      </w:r>
      <w:r w:rsidR="00A07D53">
        <w:t xml:space="preserve"> </w:t>
      </w:r>
      <w:r w:rsidR="00DE1030">
        <w:t>In addition, WE1S will provide research material for scholars working specifically on areas such as university studies or the history of the humanities.</w:t>
      </w:r>
      <w:r w:rsidR="00DE1030">
        <w:br/>
      </w:r>
      <w:r w:rsidR="003A4570">
        <w:tab/>
      </w:r>
      <w:r w:rsidR="00A07D53">
        <w:t xml:space="preserve">In regard to </w:t>
      </w:r>
      <w:r w:rsidR="0034221B">
        <w:t>program-building</w:t>
      </w:r>
      <w:r w:rsidR="00E25B09">
        <w:t xml:space="preserve"> and administrati</w:t>
      </w:r>
      <w:r w:rsidR="00B0187F">
        <w:t>on</w:t>
      </w:r>
      <w:r w:rsidR="00A07D53">
        <w:t xml:space="preserve">, WE1S will be able to assist in </w:t>
      </w:r>
      <w:r w:rsidR="006C6756">
        <w:t>such activities as designing general education curricula, shaping agendas for humanities centers, or presenting a matriculation or co</w:t>
      </w:r>
      <w:r w:rsidR="00A666E4">
        <w:t>mmencement speech</w:t>
      </w:r>
      <w:del w:id="130" w:author="Scott Kleinman" w:date="2017-10-02T08:58:00Z">
        <w:r w:rsidR="00A666E4" w:rsidDel="00BB17B5">
          <w:delText>--</w:delText>
        </w:r>
      </w:del>
      <w:ins w:id="131" w:author="Scott Kleinman" w:date="2017-10-02T08:58:00Z">
        <w:r w:rsidR="00BB17B5">
          <w:t>―</w:t>
        </w:r>
      </w:ins>
      <w:r w:rsidR="00A666E4">
        <w:t xml:space="preserve">all of which </w:t>
      </w:r>
      <w:r w:rsidR="00DE1030">
        <w:t>can</w:t>
      </w:r>
      <w:r w:rsidR="00A07D53">
        <w:t xml:space="preserve"> benefit from WE1S</w:t>
      </w:r>
      <w:r w:rsidR="00737F78">
        <w:t>’</w:t>
      </w:r>
      <w:r w:rsidR="00A07D53">
        <w:t xml:space="preserve">s </w:t>
      </w:r>
      <w:r w:rsidR="00A666E4">
        <w:t xml:space="preserve">research-backed </w:t>
      </w:r>
      <w:r w:rsidR="00A07D53">
        <w:t xml:space="preserve">identification of </w:t>
      </w:r>
      <w:r w:rsidR="00BA0CDA">
        <w:t>themes</w:t>
      </w:r>
      <w:r w:rsidR="00A07D53">
        <w:t xml:space="preserve"> and </w:t>
      </w:r>
      <w:r w:rsidR="00223717">
        <w:t xml:space="preserve">the </w:t>
      </w:r>
      <w:r w:rsidR="00A07D53">
        <w:t>relations between themes</w:t>
      </w:r>
      <w:r w:rsidR="00DE1030">
        <w:t>.</w:t>
      </w:r>
      <w:r w:rsidR="0034221B">
        <w:br/>
      </w:r>
      <w:r w:rsidR="003A4570">
        <w:tab/>
      </w:r>
      <w:r w:rsidR="0034221B">
        <w:t>And in regard to public outreach</w:t>
      </w:r>
      <w:r w:rsidR="00B0187F">
        <w:t xml:space="preserve"> for the humanities</w:t>
      </w:r>
      <w:r w:rsidR="0034221B">
        <w:t xml:space="preserve">, WE1S will provide an extended, </w:t>
      </w:r>
      <w:proofErr w:type="spellStart"/>
      <w:r w:rsidR="0034221B">
        <w:t>enrichened</w:t>
      </w:r>
      <w:proofErr w:type="spellEnd"/>
      <w:r w:rsidR="0034221B">
        <w:t xml:space="preserve"> range of themes, arguments, examples, and other </w:t>
      </w:r>
      <w:r w:rsidR="00767D6E">
        <w:t>material to draw on in framing advocacy efforts on behalf of funding for the humanities</w:t>
      </w:r>
      <w:r w:rsidR="00421617">
        <w:t xml:space="preserve">, bringing new students into humanities majors, and </w:t>
      </w:r>
      <w:r w:rsidR="003E05B4">
        <w:t xml:space="preserve">showing the connection of the humanities to other educational fields </w:t>
      </w:r>
      <w:r w:rsidR="00B0187F">
        <w:t xml:space="preserve">and to other </w:t>
      </w:r>
      <w:r w:rsidR="003E05B4">
        <w:t xml:space="preserve">areas of social concern. </w:t>
      </w:r>
      <w:r w:rsidR="00C40CA1">
        <w:t>Especially valuable is the fact that WE1S</w:t>
      </w:r>
      <w:r w:rsidR="00737F78">
        <w:t>’</w:t>
      </w:r>
      <w:r w:rsidR="00C40CA1">
        <w:t>s research materials and methods will allow for comparative methods of advocating the humanities that would not otherwise be easily available (except in traditional universalizing terms). For example</w:t>
      </w:r>
      <w:r w:rsidR="006572FF">
        <w:t>, the scope of WE1S</w:t>
      </w:r>
      <w:r w:rsidR="00737F78">
        <w:t>’</w:t>
      </w:r>
      <w:r w:rsidR="006572FF">
        <w:t xml:space="preserve">s </w:t>
      </w:r>
      <w:r w:rsidR="009945F3">
        <w:t>studies will allow administrators and scholars (and university communications or public relations office</w:t>
      </w:r>
      <w:r w:rsidR="00C16561">
        <w:t>r</w:t>
      </w:r>
      <w:r w:rsidR="009945F3">
        <w:t xml:space="preserve">s) to </w:t>
      </w:r>
      <w:r w:rsidR="006F40F3">
        <w:t xml:space="preserve">speak of the </w:t>
      </w:r>
      <w:r w:rsidR="00C40CA1">
        <w:t xml:space="preserve">cross-regional or -national </w:t>
      </w:r>
      <w:r w:rsidR="006F40F3">
        <w:t>significance</w:t>
      </w:r>
      <w:r w:rsidR="00C40CA1">
        <w:t xml:space="preserve"> of the humanities, </w:t>
      </w:r>
      <w:r w:rsidR="006F40F3">
        <w:t xml:space="preserve">of </w:t>
      </w:r>
      <w:r w:rsidR="003D46B3">
        <w:t>the</w:t>
      </w:r>
      <w:r w:rsidR="006F40F3">
        <w:t xml:space="preserve"> importance </w:t>
      </w:r>
      <w:r w:rsidR="003D46B3">
        <w:t xml:space="preserve">of the humanities </w:t>
      </w:r>
      <w:r w:rsidR="006F40F3">
        <w:t xml:space="preserve">across social groups, </w:t>
      </w:r>
      <w:r w:rsidR="003D46B3">
        <w:t xml:space="preserve">and of the </w:t>
      </w:r>
      <w:r w:rsidR="006F40F3">
        <w:t>participation</w:t>
      </w:r>
      <w:r w:rsidR="003D46B3">
        <w:t xml:space="preserve"> of the humanities</w:t>
      </w:r>
      <w:r w:rsidR="006F40F3">
        <w:t xml:space="preserve"> </w:t>
      </w:r>
      <w:r w:rsidR="006F40F3" w:rsidRPr="00DD159A">
        <w:rPr>
          <w:i/>
        </w:rPr>
        <w:t>alongside</w:t>
      </w:r>
      <w:r w:rsidR="006F40F3">
        <w:t xml:space="preserve"> the sciences and other fields in topics of great contemporary concern.</w:t>
      </w:r>
    </w:p>
    <w:p w14:paraId="7146A573" w14:textId="0C27632A" w:rsidR="0053296F" w:rsidRDefault="00C3589A" w:rsidP="00365AA0">
      <w:pPr>
        <w:pStyle w:val="ListParagraph"/>
        <w:numPr>
          <w:ilvl w:val="0"/>
          <w:numId w:val="8"/>
        </w:numPr>
        <w:spacing w:before="120"/>
      </w:pPr>
      <w:r w:rsidRPr="00525D9D">
        <w:rPr>
          <w:i/>
        </w:rPr>
        <w:t>For the digital humanities research community</w:t>
      </w:r>
      <w:r>
        <w:t xml:space="preserve">, WE1S </w:t>
      </w:r>
      <w:r w:rsidR="00985485">
        <w:t>will provide</w:t>
      </w:r>
      <w:r w:rsidR="00370FC7">
        <w:t xml:space="preserve"> a paradigm of open, shareable, and reproducible research adapted for the kinds of provenance</w:t>
      </w:r>
      <w:r w:rsidR="0035660B">
        <w:t xml:space="preserve"> tracking, analysis workflows, and self-reflective attention to interpretive method characteristic of humanities-oriented </w:t>
      </w:r>
      <w:r w:rsidR="00737F78">
        <w:t>“</w:t>
      </w:r>
      <w:r w:rsidR="0035660B">
        <w:t>cultural analytic</w:t>
      </w:r>
      <w:r w:rsidR="00F97D88">
        <w:t>s.</w:t>
      </w:r>
      <w:r w:rsidR="00737F78">
        <w:t>”</w:t>
      </w:r>
      <w:r w:rsidR="00F97D88">
        <w:t xml:space="preserve"> The WE1S </w:t>
      </w:r>
      <w:r w:rsidR="00CA4028">
        <w:t xml:space="preserve">manifest framework, </w:t>
      </w:r>
      <w:r w:rsidR="00F97D88">
        <w:t xml:space="preserve">Workflow Management System, Virtual Workspace System, and </w:t>
      </w:r>
      <w:r w:rsidR="00357986">
        <w:t xml:space="preserve">topic model </w:t>
      </w:r>
      <w:r w:rsidR="00F97D88">
        <w:t xml:space="preserve">interpretation protocol will be disseminated so that they can be used or adapted by other projects. More generally, however, </w:t>
      </w:r>
      <w:r w:rsidR="002D3CEC">
        <w:t xml:space="preserve">their value will lie in advancing </w:t>
      </w:r>
      <w:r w:rsidR="00985485">
        <w:t>a</w:t>
      </w:r>
      <w:r w:rsidR="002D3CEC">
        <w:t xml:space="preserve"> model </w:t>
      </w:r>
      <w:r w:rsidR="00985485">
        <w:t>for</w:t>
      </w:r>
      <w:r w:rsidR="002D3CEC">
        <w:t xml:space="preserve"> how </w:t>
      </w:r>
      <w:r w:rsidR="00985485">
        <w:t xml:space="preserve">data-intensive </w:t>
      </w:r>
      <w:r w:rsidR="002D3CEC">
        <w:t xml:space="preserve">digital humanities research will need to be conducted in the future </w:t>
      </w:r>
      <w:r w:rsidR="00CA3790">
        <w:t xml:space="preserve">to meet currently emerging standards of openness, </w:t>
      </w:r>
      <w:proofErr w:type="spellStart"/>
      <w:r w:rsidR="00CA3790">
        <w:t>shareability</w:t>
      </w:r>
      <w:proofErr w:type="spellEnd"/>
      <w:r w:rsidR="00CA3790">
        <w:t xml:space="preserve">, and reproducibility. WE1S imagines a scholarly future for the digital humanities in which </w:t>
      </w:r>
      <w:r w:rsidR="00055B8C">
        <w:t xml:space="preserve">critical rigor </w:t>
      </w:r>
      <w:r w:rsidR="0076779F">
        <w:t xml:space="preserve">means </w:t>
      </w:r>
      <w:r w:rsidR="00055B8C">
        <w:t xml:space="preserve">not just showing and explaining results, but showing the underlying dataset (or </w:t>
      </w:r>
      <w:r w:rsidR="0076779F">
        <w:t>only</w:t>
      </w:r>
      <w:r w:rsidR="00055B8C">
        <w:t xml:space="preserve"> the derived analytical data if the primary data is proprietary) and also the data workflow.</w:t>
      </w:r>
      <w:r w:rsidR="00782B1D">
        <w:t xml:space="preserve"> Through its summer research camps </w:t>
      </w:r>
      <w:r w:rsidR="0076779F">
        <w:t xml:space="preserve">and other RA-related activities, </w:t>
      </w:r>
      <w:r w:rsidR="00782B1D">
        <w:t>WE1S will also have the benefit of training members of a new generation of graduate students in such scholarship.</w:t>
      </w:r>
    </w:p>
    <w:p w14:paraId="71E3E8CD" w14:textId="1F620FE2" w:rsidR="00E73664" w:rsidRDefault="00DC5F31" w:rsidP="00E24D3F">
      <w:pPr>
        <w:pStyle w:val="Heading2"/>
      </w:pPr>
      <w:bookmarkStart w:id="132" w:name="_Toc494665707"/>
      <w:r>
        <w:lastRenderedPageBreak/>
        <w:t>IV</w:t>
      </w:r>
      <w:r w:rsidR="006E643E">
        <w:t xml:space="preserve">. </w:t>
      </w:r>
      <w:r w:rsidR="00E73664">
        <w:t xml:space="preserve">Works </w:t>
      </w:r>
      <w:r w:rsidR="004E31D6">
        <w:t xml:space="preserve">&amp; Tools </w:t>
      </w:r>
      <w:r w:rsidR="00E73664">
        <w:t>Cited</w:t>
      </w:r>
      <w:bookmarkEnd w:id="132"/>
    </w:p>
    <w:p w14:paraId="5FBA26F9" w14:textId="3026CBCE" w:rsidR="001811AD" w:rsidRDefault="001811AD" w:rsidP="001173CE">
      <w:pPr>
        <w:spacing w:before="120"/>
        <w:ind w:left="720" w:hanging="720"/>
      </w:pPr>
      <w:proofErr w:type="gramStart"/>
      <w:r>
        <w:t>4Humanities.org. Home page.</w:t>
      </w:r>
      <w:proofErr w:type="gramEnd"/>
      <w:r>
        <w:t xml:space="preserve"> </w:t>
      </w:r>
      <w:proofErr w:type="gramStart"/>
      <w:r>
        <w:t>Accessed April 18, 2017.</w:t>
      </w:r>
      <w:proofErr w:type="gramEnd"/>
      <w:r>
        <w:t xml:space="preserve"> </w:t>
      </w:r>
      <w:hyperlink r:id="rId69" w:history="1">
        <w:r w:rsidRPr="001811AD">
          <w:rPr>
            <w:rStyle w:val="Hyperlink"/>
          </w:rPr>
          <w:t>http://4humanities.org</w:t>
        </w:r>
      </w:hyperlink>
      <w:r>
        <w:t>.</w:t>
      </w:r>
    </w:p>
    <w:p w14:paraId="5B6562D8" w14:textId="384231FD" w:rsidR="00D430F0" w:rsidRDefault="00D430F0" w:rsidP="001173CE">
      <w:pPr>
        <w:spacing w:before="120"/>
        <w:ind w:left="720" w:hanging="720"/>
      </w:pPr>
      <w:proofErr w:type="gramStart"/>
      <w:r>
        <w:t>__________</w:t>
      </w:r>
      <w:r w:rsidRPr="00D430F0">
        <w:t xml:space="preserve">, </w:t>
      </w:r>
      <w:r w:rsidR="00737F78">
        <w:t>“</w:t>
      </w:r>
      <w:r w:rsidRPr="00D430F0">
        <w:t>The Heart of the Matter Topic-Modeled (A Preliminary Experiment).</w:t>
      </w:r>
      <w:r w:rsidR="00737F78">
        <w:t>”</w:t>
      </w:r>
      <w:proofErr w:type="gramEnd"/>
      <w:r w:rsidRPr="00D430F0">
        <w:t xml:space="preserve"> November 2, 2013. </w:t>
      </w:r>
      <w:proofErr w:type="gramStart"/>
      <w:r w:rsidRPr="00D430F0">
        <w:t>Accessed April 20, 2017.</w:t>
      </w:r>
      <w:proofErr w:type="gramEnd"/>
      <w:r w:rsidRPr="00D430F0">
        <w:t xml:space="preserve">  </w:t>
      </w:r>
      <w:hyperlink r:id="rId70" w:history="1">
        <w:r w:rsidRPr="004261D1">
          <w:rPr>
            <w:rStyle w:val="Hyperlink"/>
          </w:rPr>
          <w:t>http://4humanities.org/2013/11/the-heart-of-the-matter-topic-modeled-a-preliminary-experiment/</w:t>
        </w:r>
      </w:hyperlink>
      <w:r w:rsidRPr="00D430F0">
        <w:t>.</w:t>
      </w:r>
    </w:p>
    <w:p w14:paraId="4536D8D5" w14:textId="1D826937" w:rsidR="001C2A43" w:rsidRDefault="00D430F0" w:rsidP="001173CE">
      <w:pPr>
        <w:spacing w:before="120"/>
        <w:ind w:left="720" w:hanging="720"/>
      </w:pPr>
      <w:r>
        <w:t>__________</w:t>
      </w:r>
      <w:r w:rsidR="001C2A43" w:rsidRPr="001C2A43">
        <w:t xml:space="preserve">. </w:t>
      </w:r>
      <w:proofErr w:type="gramStart"/>
      <w:r w:rsidR="00737F78">
        <w:t>“</w:t>
      </w:r>
      <w:r w:rsidR="001C2A43" w:rsidRPr="001C2A43">
        <w:t>What U.S. Politicians Say About the Humanities</w:t>
      </w:r>
      <w:del w:id="133" w:author="Scott Kleinman" w:date="2017-10-02T08:58:00Z">
        <w:r w:rsidR="001C2A43" w:rsidRPr="001C2A43" w:rsidDel="00BB17B5">
          <w:delText>--</w:delText>
        </w:r>
      </w:del>
      <w:ins w:id="134" w:author="Scott Kleinman" w:date="2017-10-02T08:58:00Z">
        <w:r w:rsidR="00BB17B5">
          <w:t>―</w:t>
        </w:r>
      </w:ins>
      <w:r w:rsidR="001C2A43" w:rsidRPr="001C2A43">
        <w:t>A Data Set and Analysis.</w:t>
      </w:r>
      <w:r w:rsidR="00737F78">
        <w:t>”</w:t>
      </w:r>
      <w:proofErr w:type="gramEnd"/>
      <w:r w:rsidR="001C2A43" w:rsidRPr="001C2A43">
        <w:t xml:space="preserve"> </w:t>
      </w:r>
      <w:r w:rsidR="00E570CB">
        <w:t xml:space="preserve">March 1, </w:t>
      </w:r>
      <w:r w:rsidR="001C2A43" w:rsidRPr="001C2A43">
        <w:t xml:space="preserve">2016. </w:t>
      </w:r>
      <w:proofErr w:type="gramStart"/>
      <w:r w:rsidR="001C2A43" w:rsidRPr="001C2A43">
        <w:t>Accessed April 20, 2017.</w:t>
      </w:r>
      <w:proofErr w:type="gramEnd"/>
      <w:r w:rsidR="001C2A43" w:rsidRPr="001C2A43">
        <w:t xml:space="preserve"> </w:t>
      </w:r>
      <w:hyperlink r:id="rId71" w:history="1">
        <w:r w:rsidRPr="004261D1">
          <w:rPr>
            <w:rStyle w:val="Hyperlink"/>
          </w:rPr>
          <w:t>http://4humanities.org/4humanities-research-projects/what-u-s-politicians-say-about-the-humanities/</w:t>
        </w:r>
      </w:hyperlink>
      <w:r w:rsidR="001C2A43" w:rsidRPr="001C2A43">
        <w:t>.</w:t>
      </w:r>
    </w:p>
    <w:p w14:paraId="76093FC0" w14:textId="793FDF26" w:rsidR="00460DAE" w:rsidRDefault="00460DAE" w:rsidP="001173CE">
      <w:pPr>
        <w:spacing w:before="120"/>
        <w:ind w:left="720" w:hanging="720"/>
      </w:pPr>
      <w:proofErr w:type="gramStart"/>
      <w:r>
        <w:t>4Humanities.org. WhatEvery1Says (WE1S) Project.</w:t>
      </w:r>
      <w:proofErr w:type="gramEnd"/>
      <w:r>
        <w:t xml:space="preserve"> (See under WE1S.)</w:t>
      </w:r>
    </w:p>
    <w:p w14:paraId="304C81A5" w14:textId="56076DB9" w:rsidR="00954FD8" w:rsidRDefault="00954FD8" w:rsidP="001173CE">
      <w:pPr>
        <w:spacing w:before="120"/>
        <w:ind w:left="720" w:hanging="720"/>
      </w:pPr>
      <w:proofErr w:type="gramStart"/>
      <w:r w:rsidRPr="00954FD8">
        <w:t>Academy Data Forum.</w:t>
      </w:r>
      <w:proofErr w:type="gramEnd"/>
      <w:r w:rsidRPr="00954FD8">
        <w:t xml:space="preserve"> </w:t>
      </w:r>
      <w:proofErr w:type="gramStart"/>
      <w:r w:rsidRPr="00954FD8">
        <w:t>Home page, 2017.</w:t>
      </w:r>
      <w:proofErr w:type="gramEnd"/>
      <w:r w:rsidRPr="00954FD8">
        <w:t xml:space="preserve"> </w:t>
      </w:r>
      <w:proofErr w:type="gramStart"/>
      <w:r w:rsidRPr="00954FD8">
        <w:t>American Academy of Arts and Sciences.</w:t>
      </w:r>
      <w:proofErr w:type="gramEnd"/>
      <w:r w:rsidRPr="00954FD8">
        <w:t xml:space="preserve"> </w:t>
      </w:r>
      <w:proofErr w:type="gramStart"/>
      <w:r w:rsidRPr="00954FD8">
        <w:t>Accessed April 19, 2017.</w:t>
      </w:r>
      <w:proofErr w:type="gramEnd"/>
      <w:r w:rsidRPr="00954FD8">
        <w:t xml:space="preserve"> </w:t>
      </w:r>
      <w:hyperlink r:id="rId72" w:history="1">
        <w:r w:rsidRPr="00A43466">
          <w:rPr>
            <w:rStyle w:val="Hyperlink"/>
          </w:rPr>
          <w:t>https://www.amacad.org/content/research/dataForumList.aspx</w:t>
        </w:r>
      </w:hyperlink>
      <w:r w:rsidRPr="00954FD8">
        <w:t>.</w:t>
      </w:r>
    </w:p>
    <w:p w14:paraId="75541B26" w14:textId="583B2EBC" w:rsidR="002E6ED9" w:rsidRDefault="002E6ED9" w:rsidP="001173CE">
      <w:pPr>
        <w:spacing w:before="120"/>
        <w:ind w:left="720" w:hanging="720"/>
      </w:pPr>
      <w:proofErr w:type="gramStart"/>
      <w:r w:rsidRPr="002E6ED9">
        <w:t xml:space="preserve">Allen, Danielle, Chris </w:t>
      </w:r>
      <w:proofErr w:type="spellStart"/>
      <w:r w:rsidRPr="002E6ED9">
        <w:t>Pupik</w:t>
      </w:r>
      <w:proofErr w:type="spellEnd"/>
      <w:r w:rsidRPr="002E6ED9">
        <w:t xml:space="preserve"> Dean, Sheena Kang, and Maggie Schein.</w:t>
      </w:r>
      <w:proofErr w:type="gramEnd"/>
      <w:r w:rsidRPr="002E6ED9">
        <w:t xml:space="preserve"> </w:t>
      </w:r>
      <w:r w:rsidR="00737F78">
        <w:t>“</w:t>
      </w:r>
      <w:r w:rsidRPr="002E6ED9">
        <w:t xml:space="preserve">Humanities Craftsmanship: A Study of 30 Years of Illinois Humanities Council Grant-making </w:t>
      </w:r>
      <w:del w:id="135" w:author="Scott Kleinman" w:date="2017-10-02T08:58:00Z">
        <w:r w:rsidRPr="002E6ED9" w:rsidDel="00BB17B5">
          <w:delText>--</w:delText>
        </w:r>
      </w:del>
      <w:ins w:id="136" w:author="Scott Kleinman" w:date="2017-10-02T08:58:00Z">
        <w:r w:rsidR="00BB17B5">
          <w:t>―</w:t>
        </w:r>
      </w:ins>
      <w:r w:rsidRPr="002E6ED9">
        <w:t xml:space="preserve"> A Report by the HULA Team. The Humanities and Liberal Arts Assessment Research Project, February 9, 2015. </w:t>
      </w:r>
      <w:proofErr w:type="gramStart"/>
      <w:r w:rsidRPr="002E6ED9">
        <w:t>Accessed April 19, 2017.</w:t>
      </w:r>
      <w:proofErr w:type="gramEnd"/>
      <w:r w:rsidRPr="002E6ED9">
        <w:t xml:space="preserve"> </w:t>
      </w:r>
      <w:hyperlink r:id="rId73" w:history="1">
        <w:r w:rsidRPr="00A43466">
          <w:rPr>
            <w:rStyle w:val="Hyperlink"/>
          </w:rPr>
          <w:t>http://www.pz.harvard.edu/resources/humanities-craftsmanship-a-study-of-30-years-of-illinois-humanities-council-grant-making</w:t>
        </w:r>
      </w:hyperlink>
      <w:r w:rsidRPr="002E6ED9">
        <w:t>.</w:t>
      </w:r>
    </w:p>
    <w:p w14:paraId="7EE9E6F2" w14:textId="0BD0CE7F" w:rsidR="004D0757" w:rsidRDefault="004D0757" w:rsidP="001173CE">
      <w:pPr>
        <w:spacing w:before="120"/>
        <w:ind w:left="720" w:hanging="720"/>
      </w:pPr>
      <w:r w:rsidRPr="004D0757">
        <w:t xml:space="preserve">Allison, Sarah. </w:t>
      </w:r>
      <w:r w:rsidR="00737F78">
        <w:t>“</w:t>
      </w:r>
      <w:r w:rsidRPr="004D0757">
        <w:t>Other People</w:t>
      </w:r>
      <w:r w:rsidR="00737F78">
        <w:t>’</w:t>
      </w:r>
      <w:r w:rsidRPr="004D0757">
        <w:t>s Data: Humanities Edition.</w:t>
      </w:r>
      <w:r w:rsidR="00737F78">
        <w:t>”</w:t>
      </w:r>
      <w:r w:rsidRPr="004D0757">
        <w:t xml:space="preserve"> </w:t>
      </w:r>
      <w:r w:rsidRPr="004D0757">
        <w:rPr>
          <w:i/>
        </w:rPr>
        <w:t>Cultural Analytics</w:t>
      </w:r>
      <w:r w:rsidRPr="004D0757">
        <w:t xml:space="preserve">, December 8, 2016. </w:t>
      </w:r>
      <w:proofErr w:type="gramStart"/>
      <w:r w:rsidRPr="004D0757">
        <w:t>Accessed April 20, 2017.</w:t>
      </w:r>
      <w:proofErr w:type="gramEnd"/>
      <w:r w:rsidRPr="004D0757">
        <w:t xml:space="preserve"> </w:t>
      </w:r>
      <w:hyperlink r:id="rId74" w:history="1">
        <w:r w:rsidR="0081202D" w:rsidRPr="00A43466">
          <w:rPr>
            <w:rStyle w:val="Hyperlink"/>
          </w:rPr>
          <w:t>http://culturalanalytics.org/2016/12/other-peoples-data-humanities-edition/</w:t>
        </w:r>
      </w:hyperlink>
      <w:r w:rsidRPr="004D0757">
        <w:t>.</w:t>
      </w:r>
    </w:p>
    <w:p w14:paraId="6A926E9D" w14:textId="0741EF04" w:rsidR="00822DBE" w:rsidRDefault="00E476E7" w:rsidP="00822DBE">
      <w:pPr>
        <w:spacing w:before="120"/>
        <w:ind w:left="720" w:hanging="720"/>
      </w:pPr>
      <w:r w:rsidRPr="00E476E7">
        <w:t xml:space="preserve">American Academy of Arts and Sciences Commission on the Humanities and Social Sciences. </w:t>
      </w:r>
      <w:r w:rsidRPr="00E476E7">
        <w:rPr>
          <w:i/>
        </w:rPr>
        <w:t>The Heart of the Matter: The Humanities and Social Sciences for a Vibrant, Competitive, and Secure Nation</w:t>
      </w:r>
      <w:r w:rsidRPr="00E476E7">
        <w:t>. Cambridge, MA:</w:t>
      </w:r>
      <w:r w:rsidR="00D430F0">
        <w:t xml:space="preserve"> </w:t>
      </w:r>
      <w:r w:rsidRPr="00E476E7">
        <w:t xml:space="preserve">American Academy of Arts and Sciences, 2013. </w:t>
      </w:r>
      <w:proofErr w:type="gramStart"/>
      <w:r w:rsidRPr="00E476E7">
        <w:t>Accessed April 19, 2017.</w:t>
      </w:r>
      <w:proofErr w:type="gramEnd"/>
      <w:r w:rsidRPr="00E476E7">
        <w:t xml:space="preserve"> </w:t>
      </w:r>
      <w:hyperlink r:id="rId75" w:history="1">
        <w:r w:rsidRPr="00A43466">
          <w:rPr>
            <w:rStyle w:val="Hyperlink"/>
          </w:rPr>
          <w:t>http://www.humanitiescommission.org/_pdf/hss_report.pdf</w:t>
        </w:r>
      </w:hyperlink>
      <w:r w:rsidRPr="00E476E7">
        <w:t>.</w:t>
      </w:r>
    </w:p>
    <w:p w14:paraId="4F66FC41" w14:textId="2F73CEC3" w:rsidR="00E73664" w:rsidRDefault="00E73664" w:rsidP="001173CE">
      <w:pPr>
        <w:spacing w:before="120"/>
        <w:ind w:left="720" w:hanging="720"/>
      </w:pPr>
      <w:proofErr w:type="gramStart"/>
      <w:r>
        <w:t xml:space="preserve">Apache </w:t>
      </w:r>
      <w:proofErr w:type="spellStart"/>
      <w:r>
        <w:t>Taverna</w:t>
      </w:r>
      <w:proofErr w:type="spellEnd"/>
      <w:r>
        <w:t xml:space="preserve"> (</w:t>
      </w:r>
      <w:proofErr w:type="spellStart"/>
      <w:r>
        <w:t>Taverna</w:t>
      </w:r>
      <w:proofErr w:type="spellEnd"/>
      <w:r>
        <w:t xml:space="preserve"> Workflow System).</w:t>
      </w:r>
      <w:proofErr w:type="gramEnd"/>
      <w:r>
        <w:t xml:space="preserve"> </w:t>
      </w:r>
      <w:proofErr w:type="gramStart"/>
      <w:r>
        <w:t>Home page.</w:t>
      </w:r>
      <w:proofErr w:type="gramEnd"/>
      <w:r>
        <w:t xml:space="preserve"> Apache Software Foundation, 2014-2016. </w:t>
      </w:r>
      <w:proofErr w:type="gramStart"/>
      <w:r>
        <w:t>Accessed February 2, 2017.</w:t>
      </w:r>
      <w:proofErr w:type="gramEnd"/>
      <w:r>
        <w:t xml:space="preserve"> </w:t>
      </w:r>
      <w:hyperlink r:id="rId76">
        <w:r>
          <w:rPr>
            <w:color w:val="1155CC"/>
            <w:u w:val="single"/>
          </w:rPr>
          <w:t>https://taverna.incubator.apache.org/</w:t>
        </w:r>
      </w:hyperlink>
      <w:r>
        <w:t>.</w:t>
      </w:r>
    </w:p>
    <w:p w14:paraId="108C58BE" w14:textId="6CEC8BCA" w:rsidR="00822DBE" w:rsidRDefault="00822DBE" w:rsidP="001173CE">
      <w:pPr>
        <w:spacing w:before="120"/>
        <w:ind w:left="720" w:hanging="720"/>
      </w:pPr>
      <w:proofErr w:type="gramStart"/>
      <w:r>
        <w:t>Association of American Universities (AAU).</w:t>
      </w:r>
      <w:proofErr w:type="gramEnd"/>
      <w:r>
        <w:t xml:space="preserve"> </w:t>
      </w:r>
      <w:proofErr w:type="gramStart"/>
      <w:r>
        <w:t>Home page.</w:t>
      </w:r>
      <w:proofErr w:type="gramEnd"/>
      <w:r>
        <w:t xml:space="preserve"> </w:t>
      </w:r>
      <w:proofErr w:type="gramStart"/>
      <w:r>
        <w:t>Accessed April 21, 2017.</w:t>
      </w:r>
      <w:proofErr w:type="gramEnd"/>
      <w:r>
        <w:t xml:space="preserve"> </w:t>
      </w:r>
      <w:hyperlink r:id="rId77" w:history="1">
        <w:r w:rsidRPr="004261D1">
          <w:rPr>
            <w:rStyle w:val="Hyperlink"/>
          </w:rPr>
          <w:t>https://www.aau.edu/</w:t>
        </w:r>
      </w:hyperlink>
      <w:r>
        <w:t>.</w:t>
      </w:r>
    </w:p>
    <w:p w14:paraId="27E12448" w14:textId="21B4BA85" w:rsidR="00F40E7B" w:rsidRDefault="00F40E7B" w:rsidP="001173CE">
      <w:pPr>
        <w:spacing w:before="120"/>
        <w:ind w:left="720" w:hanging="720"/>
      </w:pPr>
      <w:r w:rsidRPr="00F40E7B">
        <w:t xml:space="preserve">Bate, Jonathan. </w:t>
      </w:r>
      <w:proofErr w:type="gramStart"/>
      <w:r>
        <w:rPr>
          <w:i/>
        </w:rPr>
        <w:t>The Public Value o</w:t>
      </w:r>
      <w:r w:rsidRPr="00F40E7B">
        <w:rPr>
          <w:i/>
        </w:rPr>
        <w:t>f the Humanities</w:t>
      </w:r>
      <w:r w:rsidRPr="00F40E7B">
        <w:t>.</w:t>
      </w:r>
      <w:proofErr w:type="gramEnd"/>
      <w:r w:rsidRPr="00F40E7B">
        <w:t xml:space="preserve"> London: Bloomsbury, 2011.</w:t>
      </w:r>
    </w:p>
    <w:p w14:paraId="2D644EEB" w14:textId="26A1C967" w:rsidR="00704789" w:rsidRDefault="002C215F" w:rsidP="001173CE">
      <w:pPr>
        <w:spacing w:before="120"/>
        <w:ind w:left="720" w:hanging="720"/>
      </w:pPr>
      <w:proofErr w:type="spellStart"/>
      <w:r>
        <w:t>Belfiore</w:t>
      </w:r>
      <w:proofErr w:type="spellEnd"/>
      <w:r>
        <w:t xml:space="preserve">, </w:t>
      </w:r>
      <w:proofErr w:type="spellStart"/>
      <w:r w:rsidR="00704789" w:rsidRPr="00704789">
        <w:t>Eleonora</w:t>
      </w:r>
      <w:proofErr w:type="spellEnd"/>
      <w:r>
        <w:t>,</w:t>
      </w:r>
      <w:r w:rsidR="00704789" w:rsidRPr="00704789">
        <w:t xml:space="preserve"> and Anna Upchurch, ed. </w:t>
      </w:r>
      <w:r w:rsidR="00704789" w:rsidRPr="002C215F">
        <w:rPr>
          <w:i/>
        </w:rPr>
        <w:t>Humanities in the Twenty-First Century: Beyond Utility and Markets</w:t>
      </w:r>
      <w:r w:rsidR="00704789" w:rsidRPr="00704789">
        <w:t>. Basingstoke: Palgrave McMillan, 2013</w:t>
      </w:r>
      <w:r>
        <w:t>.</w:t>
      </w:r>
    </w:p>
    <w:p w14:paraId="3026C326" w14:textId="19B8556B" w:rsidR="00E135EB" w:rsidRDefault="00E135EB" w:rsidP="001173CE">
      <w:pPr>
        <w:spacing w:before="120"/>
        <w:ind w:left="720" w:hanging="720"/>
      </w:pPr>
      <w:proofErr w:type="spellStart"/>
      <w:r w:rsidRPr="00E135EB">
        <w:t>Blei</w:t>
      </w:r>
      <w:proofErr w:type="spellEnd"/>
      <w:r w:rsidRPr="00E135EB">
        <w:t xml:space="preserve">, David M. </w:t>
      </w:r>
      <w:r w:rsidR="00737F78">
        <w:t>“</w:t>
      </w:r>
      <w:r w:rsidR="001F4C58" w:rsidRPr="00E135EB">
        <w:t>Probabilistic</w:t>
      </w:r>
      <w:r w:rsidRPr="00E135EB">
        <w:t xml:space="preserve"> Topic Models.</w:t>
      </w:r>
      <w:r w:rsidR="00737F78">
        <w:t>”</w:t>
      </w:r>
      <w:r w:rsidRPr="00E135EB">
        <w:t xml:space="preserve"> </w:t>
      </w:r>
      <w:r w:rsidRPr="00E135EB">
        <w:rPr>
          <w:i/>
        </w:rPr>
        <w:t>Communications of the ACM</w:t>
      </w:r>
      <w:r w:rsidRPr="00E135EB">
        <w:t xml:space="preserve"> 55.4 (April 2012): 77-84.</w:t>
      </w:r>
      <w:hyperlink r:id="rId78" w:history="1">
        <w:r w:rsidRPr="00E135EB">
          <w:rPr>
            <w:rStyle w:val="Hyperlink"/>
          </w:rPr>
          <w:t xml:space="preserve"> </w:t>
        </w:r>
        <w:proofErr w:type="spellStart"/>
        <w:proofErr w:type="gramStart"/>
        <w:r w:rsidRPr="00E135EB">
          <w:rPr>
            <w:rStyle w:val="Hyperlink"/>
          </w:rPr>
          <w:t>doi</w:t>
        </w:r>
        <w:proofErr w:type="spellEnd"/>
        <w:proofErr w:type="gramEnd"/>
        <w:r w:rsidRPr="00E135EB">
          <w:rPr>
            <w:rStyle w:val="Hyperlink"/>
          </w:rPr>
          <w:t>: 10.1145/2133806.2133826</w:t>
        </w:r>
      </w:hyperlink>
      <w:r w:rsidRPr="00E135EB">
        <w:t>.</w:t>
      </w:r>
    </w:p>
    <w:p w14:paraId="0840C357" w14:textId="1C86D4E7" w:rsidR="00A51146" w:rsidRDefault="00A51146" w:rsidP="001173CE">
      <w:pPr>
        <w:spacing w:before="120"/>
        <w:ind w:left="720" w:hanging="720"/>
      </w:pPr>
      <w:proofErr w:type="gramStart"/>
      <w:r w:rsidRPr="00A51146">
        <w:t xml:space="preserve">Bod, </w:t>
      </w:r>
      <w:proofErr w:type="spellStart"/>
      <w:r w:rsidRPr="00A51146">
        <w:t>Rens</w:t>
      </w:r>
      <w:proofErr w:type="spellEnd"/>
      <w:r w:rsidRPr="00A51146">
        <w:t>.</w:t>
      </w:r>
      <w:proofErr w:type="gramEnd"/>
      <w:r w:rsidRPr="00A51146">
        <w:t xml:space="preserve"> </w:t>
      </w:r>
      <w:r w:rsidRPr="00A51146">
        <w:rPr>
          <w:i/>
        </w:rPr>
        <w:t>A New History of the Humanities: The Search for Principles and Patterns from Antiquity to the Present</w:t>
      </w:r>
      <w:r w:rsidRPr="00A51146">
        <w:t xml:space="preserve">. </w:t>
      </w:r>
      <w:proofErr w:type="gramStart"/>
      <w:r w:rsidRPr="00A51146">
        <w:t>Oxford University Press, 2013.</w:t>
      </w:r>
      <w:proofErr w:type="gramEnd"/>
    </w:p>
    <w:p w14:paraId="19B603DB" w14:textId="158D2FBB" w:rsidR="00896C26" w:rsidRDefault="00896C26" w:rsidP="001173CE">
      <w:pPr>
        <w:spacing w:before="120"/>
        <w:ind w:left="720" w:hanging="720"/>
      </w:pPr>
      <w:proofErr w:type="gramStart"/>
      <w:r w:rsidRPr="00896C26">
        <w:t>de</w:t>
      </w:r>
      <w:proofErr w:type="gramEnd"/>
      <w:r w:rsidRPr="00896C26">
        <w:t xml:space="preserve"> </w:t>
      </w:r>
      <w:proofErr w:type="spellStart"/>
      <w:r w:rsidRPr="00896C26">
        <w:t>Bolla</w:t>
      </w:r>
      <w:proofErr w:type="spellEnd"/>
      <w:r w:rsidRPr="00896C26">
        <w:t xml:space="preserve">, Peter. </w:t>
      </w:r>
      <w:r w:rsidRPr="00896C26">
        <w:rPr>
          <w:i/>
        </w:rPr>
        <w:t>The Architecture of Concepts: The Historical Formation of Human Rights</w:t>
      </w:r>
      <w:r w:rsidRPr="00896C26">
        <w:t>. New York: Fordham University Press, 2013.</w:t>
      </w:r>
    </w:p>
    <w:p w14:paraId="0D0726FF" w14:textId="77D1CCC0" w:rsidR="002A1610" w:rsidRDefault="002A1610" w:rsidP="001173CE">
      <w:pPr>
        <w:spacing w:before="120"/>
        <w:ind w:left="720" w:hanging="720"/>
      </w:pPr>
      <w:r>
        <w:lastRenderedPageBreak/>
        <w:t xml:space="preserve">California State University, Northridge (CSUN). </w:t>
      </w:r>
      <w:proofErr w:type="gramStart"/>
      <w:r w:rsidR="00737F78">
        <w:t>“</w:t>
      </w:r>
      <w:r>
        <w:t>Diversity Initiatives at California State University Northridge.</w:t>
      </w:r>
      <w:r w:rsidR="00737F78">
        <w:t>”</w:t>
      </w:r>
      <w:proofErr w:type="gramEnd"/>
      <w:r>
        <w:t xml:space="preserve"> N. d. </w:t>
      </w:r>
      <w:r w:rsidR="00855774">
        <w:t xml:space="preserve">Accessed April 21, 2017. </w:t>
      </w:r>
      <w:hyperlink r:id="rId79" w:history="1">
        <w:r w:rsidRPr="00A53C70">
          <w:rPr>
            <w:rStyle w:val="Hyperlink"/>
          </w:rPr>
          <w:t>http://www.csun.edu/sites/default/files/CSUN%20Diversity%20Initiatives.pdf</w:t>
        </w:r>
      </w:hyperlink>
      <w:r>
        <w:t>.</w:t>
      </w:r>
    </w:p>
    <w:p w14:paraId="6EB44DC1" w14:textId="0840C804" w:rsidR="00C77903" w:rsidRDefault="00C77903" w:rsidP="001173CE">
      <w:pPr>
        <w:spacing w:before="120"/>
        <w:ind w:left="720" w:hanging="720"/>
      </w:pPr>
      <w:r>
        <w:t xml:space="preserve">__________. </w:t>
      </w:r>
      <w:proofErr w:type="gramStart"/>
      <w:r w:rsidRPr="00C77903">
        <w:t>HSI Pathways to the Professoriate</w:t>
      </w:r>
      <w:r>
        <w:t>.</w:t>
      </w:r>
      <w:proofErr w:type="gramEnd"/>
      <w:r>
        <w:t xml:space="preserve"> </w:t>
      </w:r>
      <w:proofErr w:type="gramStart"/>
      <w:r>
        <w:t>Home page, n. d. Accessed April 21, 2017.</w:t>
      </w:r>
      <w:proofErr w:type="gramEnd"/>
      <w:r>
        <w:t xml:space="preserve"> </w:t>
      </w:r>
      <w:hyperlink r:id="rId80" w:history="1">
        <w:r w:rsidRPr="00C9718F">
          <w:rPr>
            <w:rStyle w:val="Hyperlink"/>
          </w:rPr>
          <w:t>http://www.csun.edu/humanities/pathways-professoriate</w:t>
        </w:r>
      </w:hyperlink>
      <w:r>
        <w:t>.</w:t>
      </w:r>
    </w:p>
    <w:p w14:paraId="5BA788D4" w14:textId="10E4731B" w:rsidR="00187595" w:rsidRDefault="00187595" w:rsidP="001173CE">
      <w:pPr>
        <w:spacing w:before="120"/>
        <w:ind w:left="720" w:hanging="720"/>
      </w:pPr>
      <w:proofErr w:type="gramStart"/>
      <w:r>
        <w:t>Chronicling America: Historic American Newspapers.</w:t>
      </w:r>
      <w:proofErr w:type="gramEnd"/>
      <w:r>
        <w:t xml:space="preserve"> </w:t>
      </w:r>
      <w:proofErr w:type="gramStart"/>
      <w:r>
        <w:t>Home page, n. d. Library of Congress.</w:t>
      </w:r>
      <w:proofErr w:type="gramEnd"/>
      <w:r>
        <w:t xml:space="preserve"> </w:t>
      </w:r>
      <w:proofErr w:type="gramStart"/>
      <w:r>
        <w:t>Accessed April 20, 2017.</w:t>
      </w:r>
      <w:proofErr w:type="gramEnd"/>
      <w:r>
        <w:t xml:space="preserve"> </w:t>
      </w:r>
      <w:hyperlink r:id="rId81" w:history="1">
        <w:r w:rsidRPr="004261D1">
          <w:rPr>
            <w:rStyle w:val="Hyperlink"/>
          </w:rPr>
          <w:t>http://chroniclingamerica.loc.gov/</w:t>
        </w:r>
      </w:hyperlink>
      <w:r>
        <w:t>.</w:t>
      </w:r>
    </w:p>
    <w:p w14:paraId="1412FA8E" w14:textId="4EE4C9A5" w:rsidR="0066266C" w:rsidRDefault="0066266C" w:rsidP="001173CE">
      <w:pPr>
        <w:spacing w:before="120"/>
        <w:ind w:left="720" w:hanging="720"/>
      </w:pPr>
      <w:r w:rsidRPr="0066266C">
        <w:t xml:space="preserve">Clawson, James. </w:t>
      </w:r>
      <w:r w:rsidR="00737F78">
        <w:t>“</w:t>
      </w:r>
      <w:r w:rsidRPr="0066266C">
        <w:t>Who</w:t>
      </w:r>
      <w:r w:rsidR="00737F78">
        <w:t>’</w:t>
      </w:r>
      <w:r w:rsidRPr="0066266C">
        <w:t xml:space="preserve">s Afraid of Topic Modeling? </w:t>
      </w:r>
      <w:proofErr w:type="gramStart"/>
      <w:r w:rsidRPr="0066266C">
        <w:t>Proposing a Collaborative Workflow (with Virginia Woolf).</w:t>
      </w:r>
      <w:r w:rsidR="00737F78">
        <w:t>”</w:t>
      </w:r>
      <w:r w:rsidRPr="0066266C">
        <w:t xml:space="preserve"> jmclawson.com.</w:t>
      </w:r>
      <w:proofErr w:type="gramEnd"/>
      <w:r w:rsidRPr="0066266C">
        <w:t xml:space="preserve"> </w:t>
      </w:r>
      <w:proofErr w:type="gramStart"/>
      <w:r w:rsidRPr="0066266C">
        <w:t>Accessed April 20, 2017.</w:t>
      </w:r>
      <w:proofErr w:type="gramEnd"/>
      <w:r w:rsidRPr="0066266C">
        <w:t xml:space="preserve"> </w:t>
      </w:r>
      <w:hyperlink r:id="rId82" w:history="1">
        <w:r w:rsidRPr="00A43466">
          <w:rPr>
            <w:rStyle w:val="Hyperlink"/>
          </w:rPr>
          <w:t>http://jmclawson.com/topickit/Chicago-pdf.pdf</w:t>
        </w:r>
      </w:hyperlink>
      <w:r w:rsidRPr="0066266C">
        <w:t>.</w:t>
      </w:r>
    </w:p>
    <w:p w14:paraId="107E460F" w14:textId="73F27A29" w:rsidR="00302422" w:rsidRDefault="00302422" w:rsidP="001173CE">
      <w:pPr>
        <w:spacing w:before="120"/>
        <w:ind w:left="720" w:hanging="720"/>
      </w:pPr>
      <w:proofErr w:type="gramStart"/>
      <w:r w:rsidRPr="00302422">
        <w:t>Congress.gov. Home page, n. d. Library of Congress.</w:t>
      </w:r>
      <w:proofErr w:type="gramEnd"/>
      <w:r w:rsidRPr="00302422">
        <w:t xml:space="preserve"> </w:t>
      </w:r>
      <w:proofErr w:type="gramStart"/>
      <w:r w:rsidRPr="00302422">
        <w:t>Accessed April 20, 2017.</w:t>
      </w:r>
      <w:proofErr w:type="gramEnd"/>
      <w:r w:rsidRPr="00302422">
        <w:t xml:space="preserve"> </w:t>
      </w:r>
      <w:hyperlink r:id="rId83" w:history="1">
        <w:r w:rsidRPr="004261D1">
          <w:rPr>
            <w:rStyle w:val="Hyperlink"/>
          </w:rPr>
          <w:t>https://www.congress.gov/</w:t>
        </w:r>
      </w:hyperlink>
      <w:r w:rsidRPr="00302422">
        <w:t>.</w:t>
      </w:r>
    </w:p>
    <w:p w14:paraId="3CE82626" w14:textId="4731A30A" w:rsidR="00E73664" w:rsidRDefault="00E73664" w:rsidP="001173CE">
      <w:pPr>
        <w:spacing w:before="120"/>
        <w:ind w:left="720" w:hanging="720"/>
      </w:pPr>
      <w:proofErr w:type="gramStart"/>
      <w:r>
        <w:rPr>
          <w:i/>
        </w:rPr>
        <w:t>Cultural Analytics</w:t>
      </w:r>
      <w:r w:rsidR="003F1247">
        <w:t xml:space="preserve"> (journal).</w:t>
      </w:r>
      <w:proofErr w:type="gramEnd"/>
      <w:r>
        <w:t xml:space="preserve"> </w:t>
      </w:r>
      <w:proofErr w:type="gramStart"/>
      <w:r w:rsidR="00737F78">
        <w:t>“</w:t>
      </w:r>
      <w:r>
        <w:t>About CA.</w:t>
      </w:r>
      <w:r w:rsidR="00737F78">
        <w:t>”</w:t>
      </w:r>
      <w:proofErr w:type="gramEnd"/>
      <w:r>
        <w:t xml:space="preserve"> </w:t>
      </w:r>
      <w:proofErr w:type="gramStart"/>
      <w:r>
        <w:t>Accessed March 20, 2017.</w:t>
      </w:r>
      <w:proofErr w:type="gramEnd"/>
      <w:r>
        <w:t xml:space="preserve"> </w:t>
      </w:r>
      <w:hyperlink r:id="rId84">
        <w:r>
          <w:rPr>
            <w:color w:val="1155CC"/>
            <w:u w:val="single"/>
          </w:rPr>
          <w:t>http://culturalanalytics.org/about/about-ca/</w:t>
        </w:r>
      </w:hyperlink>
      <w:r>
        <w:t>.</w:t>
      </w:r>
    </w:p>
    <w:p w14:paraId="171A6087" w14:textId="61B17707" w:rsidR="009556A4" w:rsidRDefault="009556A4" w:rsidP="001173CE">
      <w:pPr>
        <w:spacing w:before="120"/>
        <w:ind w:left="720" w:hanging="720"/>
      </w:pPr>
      <w:proofErr w:type="spellStart"/>
      <w:proofErr w:type="gramStart"/>
      <w:r w:rsidRPr="009556A4">
        <w:t>dfr</w:t>
      </w:r>
      <w:proofErr w:type="spellEnd"/>
      <w:r w:rsidRPr="009556A4">
        <w:t>-browser</w:t>
      </w:r>
      <w:proofErr w:type="gramEnd"/>
      <w:r w:rsidRPr="009556A4">
        <w:t xml:space="preserve">. </w:t>
      </w:r>
      <w:proofErr w:type="gramStart"/>
      <w:r w:rsidRPr="009556A4">
        <w:t>(See Goldstone, Andrew.)</w:t>
      </w:r>
      <w:proofErr w:type="gramEnd"/>
    </w:p>
    <w:p w14:paraId="70303FE0" w14:textId="731A95EE" w:rsidR="00BF7EF1" w:rsidRDefault="00BF7EF1" w:rsidP="001173CE">
      <w:pPr>
        <w:spacing w:before="120"/>
        <w:ind w:left="720" w:hanging="720"/>
      </w:pPr>
      <w:proofErr w:type="spellStart"/>
      <w:proofErr w:type="gramStart"/>
      <w:r w:rsidRPr="00BF7EF1">
        <w:t>Docker</w:t>
      </w:r>
      <w:proofErr w:type="spellEnd"/>
      <w:r w:rsidRPr="00BF7EF1">
        <w:t>.</w:t>
      </w:r>
      <w:proofErr w:type="gramEnd"/>
      <w:r w:rsidRPr="00BF7EF1">
        <w:t xml:space="preserve"> </w:t>
      </w:r>
      <w:proofErr w:type="gramStart"/>
      <w:r w:rsidRPr="00BF7EF1">
        <w:t>Home page, 2017.</w:t>
      </w:r>
      <w:proofErr w:type="gramEnd"/>
      <w:r w:rsidRPr="00BF7EF1">
        <w:t xml:space="preserve"> </w:t>
      </w:r>
      <w:proofErr w:type="spellStart"/>
      <w:r w:rsidRPr="00BF7EF1">
        <w:t>Docker</w:t>
      </w:r>
      <w:proofErr w:type="spellEnd"/>
      <w:r w:rsidRPr="00BF7EF1">
        <w:t xml:space="preserve">, Inc. Accessed April 30, 2017. </w:t>
      </w:r>
      <w:hyperlink r:id="rId85" w:history="1">
        <w:r w:rsidRPr="00040AD2">
          <w:rPr>
            <w:rStyle w:val="Hyperlink"/>
          </w:rPr>
          <w:t>https://www.docker.com/</w:t>
        </w:r>
      </w:hyperlink>
      <w:r w:rsidRPr="00BF7EF1">
        <w:t>.</w:t>
      </w:r>
    </w:p>
    <w:p w14:paraId="5DF6B46F" w14:textId="6C696A0B" w:rsidR="00E36660" w:rsidRDefault="00E36660" w:rsidP="001173CE">
      <w:pPr>
        <w:spacing w:before="120"/>
        <w:ind w:left="720" w:hanging="720"/>
      </w:pPr>
      <w:proofErr w:type="gramStart"/>
      <w:r w:rsidRPr="00E36660">
        <w:t>Fedora.</w:t>
      </w:r>
      <w:proofErr w:type="gramEnd"/>
      <w:r w:rsidRPr="00E36660">
        <w:t xml:space="preserve"> </w:t>
      </w:r>
      <w:proofErr w:type="gramStart"/>
      <w:r w:rsidRPr="00E36660">
        <w:t xml:space="preserve">Home page, n. d. </w:t>
      </w:r>
      <w:proofErr w:type="spellStart"/>
      <w:r w:rsidRPr="00E36660">
        <w:t>DuraSpace</w:t>
      </w:r>
      <w:proofErr w:type="spellEnd"/>
      <w:r w:rsidRPr="00E36660">
        <w:t>.</w:t>
      </w:r>
      <w:proofErr w:type="gramEnd"/>
      <w:r w:rsidRPr="00E36660">
        <w:t xml:space="preserve"> </w:t>
      </w:r>
      <w:proofErr w:type="gramStart"/>
      <w:r w:rsidRPr="00E36660">
        <w:t>Accessed April 30, 2017.</w:t>
      </w:r>
      <w:proofErr w:type="gramEnd"/>
      <w:r w:rsidRPr="00E36660">
        <w:t xml:space="preserve"> </w:t>
      </w:r>
      <w:hyperlink r:id="rId86" w:history="1">
        <w:r w:rsidRPr="00040AD2">
          <w:rPr>
            <w:rStyle w:val="Hyperlink"/>
          </w:rPr>
          <w:t>http://fedorarepository.org/</w:t>
        </w:r>
      </w:hyperlink>
      <w:r w:rsidRPr="00E36660">
        <w:t>.</w:t>
      </w:r>
    </w:p>
    <w:p w14:paraId="38BB5DB4" w14:textId="3F8EFB61" w:rsidR="009556A4" w:rsidRDefault="009556A4" w:rsidP="001173CE">
      <w:pPr>
        <w:spacing w:before="120"/>
        <w:ind w:left="720" w:hanging="720"/>
      </w:pPr>
      <w:r w:rsidRPr="009556A4">
        <w:t xml:space="preserve">Goldstone, Andrew. </w:t>
      </w:r>
      <w:proofErr w:type="spellStart"/>
      <w:proofErr w:type="gramStart"/>
      <w:r w:rsidRPr="009556A4">
        <w:t>dfr</w:t>
      </w:r>
      <w:proofErr w:type="spellEnd"/>
      <w:r w:rsidRPr="009556A4">
        <w:t>-browser</w:t>
      </w:r>
      <w:proofErr w:type="gramEnd"/>
      <w:r w:rsidRPr="009556A4">
        <w:t xml:space="preserve">, v. 0.8a. </w:t>
      </w:r>
      <w:proofErr w:type="gramStart"/>
      <w:r w:rsidRPr="009556A4">
        <w:t>Home page, June 8, 2016.</w:t>
      </w:r>
      <w:proofErr w:type="gramEnd"/>
      <w:r w:rsidRPr="009556A4">
        <w:t xml:space="preserve"> </w:t>
      </w:r>
      <w:proofErr w:type="gramStart"/>
      <w:r w:rsidRPr="009556A4">
        <w:t>Accessed March 22, 2017.</w:t>
      </w:r>
      <w:proofErr w:type="gramEnd"/>
      <w:r w:rsidRPr="009556A4">
        <w:t xml:space="preserve"> </w:t>
      </w:r>
      <w:hyperlink r:id="rId87" w:history="1">
        <w:r w:rsidRPr="009556A4">
          <w:rPr>
            <w:rStyle w:val="Hyperlink"/>
          </w:rPr>
          <w:t>http://agoldst.github.io/dfr-browser/</w:t>
        </w:r>
      </w:hyperlink>
      <w:r w:rsidRPr="009556A4">
        <w:t>.</w:t>
      </w:r>
    </w:p>
    <w:p w14:paraId="34911232" w14:textId="38A73DBE" w:rsidR="00801F02" w:rsidRDefault="00801F02" w:rsidP="001173CE">
      <w:pPr>
        <w:spacing w:before="120"/>
        <w:ind w:left="720" w:hanging="720"/>
      </w:pPr>
      <w:proofErr w:type="spellStart"/>
      <w:r w:rsidRPr="00801F02">
        <w:t>Harpham</w:t>
      </w:r>
      <w:proofErr w:type="spellEnd"/>
      <w:r w:rsidRPr="00801F02">
        <w:t xml:space="preserve">, Geoffrey Galt. </w:t>
      </w:r>
      <w:proofErr w:type="gramStart"/>
      <w:r w:rsidRPr="00801F02">
        <w:rPr>
          <w:i/>
        </w:rPr>
        <w:t>The Humanities and the Dream of America</w:t>
      </w:r>
      <w:r w:rsidRPr="00801F02">
        <w:t>.</w:t>
      </w:r>
      <w:proofErr w:type="gramEnd"/>
      <w:r w:rsidRPr="00801F02">
        <w:t xml:space="preserve"> Chicago: University of Chicago Press, 2011.</w:t>
      </w:r>
    </w:p>
    <w:p w14:paraId="02F86158" w14:textId="0E883734" w:rsidR="00896FCE" w:rsidRDefault="00DC07D6" w:rsidP="001173CE">
      <w:pPr>
        <w:spacing w:before="120"/>
        <w:ind w:left="720" w:hanging="720"/>
      </w:pPr>
      <w:proofErr w:type="spellStart"/>
      <w:proofErr w:type="gramStart"/>
      <w:r>
        <w:t>Hathi</w:t>
      </w:r>
      <w:r w:rsidR="00896FCE">
        <w:t>Trust</w:t>
      </w:r>
      <w:proofErr w:type="spellEnd"/>
      <w:r w:rsidR="00896FCE">
        <w:t xml:space="preserve"> Digital Library.</w:t>
      </w:r>
      <w:proofErr w:type="gramEnd"/>
      <w:r w:rsidR="00896FCE">
        <w:t xml:space="preserve"> </w:t>
      </w:r>
      <w:proofErr w:type="gramStart"/>
      <w:r w:rsidR="00737F78">
        <w:t>“</w:t>
      </w:r>
      <w:r w:rsidR="00896FCE" w:rsidRPr="00896FCE">
        <w:t>Non-C</w:t>
      </w:r>
      <w:r w:rsidR="00896FCE">
        <w:t>onsumptive Use Research Policy.</w:t>
      </w:r>
      <w:r w:rsidR="00737F78">
        <w:t>”</w:t>
      </w:r>
      <w:proofErr w:type="gramEnd"/>
      <w:r w:rsidR="00896FCE">
        <w:t xml:space="preserve"> February 20, 2017. </w:t>
      </w:r>
      <w:proofErr w:type="gramStart"/>
      <w:r w:rsidR="00896FCE">
        <w:t>Accessed May 27, 2017.</w:t>
      </w:r>
      <w:proofErr w:type="gramEnd"/>
      <w:r w:rsidR="00896FCE">
        <w:t xml:space="preserve"> </w:t>
      </w:r>
      <w:hyperlink r:id="rId88" w:history="1">
        <w:r w:rsidR="00896FCE" w:rsidRPr="00E10143">
          <w:rPr>
            <w:rStyle w:val="Hyperlink"/>
          </w:rPr>
          <w:t>https://www.hathitrust.org/htrc_ncup</w:t>
        </w:r>
      </w:hyperlink>
      <w:r w:rsidR="00896FCE">
        <w:t>.</w:t>
      </w:r>
    </w:p>
    <w:p w14:paraId="713DD40F" w14:textId="5F7A1912" w:rsidR="00C23B49" w:rsidRDefault="006C66A6" w:rsidP="001173CE">
      <w:pPr>
        <w:spacing w:before="120"/>
        <w:ind w:left="720" w:hanging="720"/>
      </w:pPr>
      <w:proofErr w:type="gramStart"/>
      <w:r>
        <w:t>H</w:t>
      </w:r>
      <w:r w:rsidRPr="00C23B49">
        <w:t>ispanic Association of Colleges and Universities</w:t>
      </w:r>
      <w:r>
        <w:t xml:space="preserve"> (HACU).</w:t>
      </w:r>
      <w:proofErr w:type="gramEnd"/>
      <w:r w:rsidR="00A20362">
        <w:t xml:space="preserve"> </w:t>
      </w:r>
      <w:proofErr w:type="gramStart"/>
      <w:r w:rsidR="00737F78">
        <w:t>“</w:t>
      </w:r>
      <w:r w:rsidR="00A20362" w:rsidRPr="00A20362">
        <w:t xml:space="preserve"> HACU</w:t>
      </w:r>
      <w:proofErr w:type="gramEnd"/>
      <w:r w:rsidR="00A20362" w:rsidRPr="00A20362">
        <w:t xml:space="preserve"> Member Hispanic-Serving Institutions (HSIs)</w:t>
      </w:r>
      <w:r w:rsidR="00A20362">
        <w:t>.</w:t>
      </w:r>
      <w:r w:rsidR="00737F78">
        <w:t>”</w:t>
      </w:r>
      <w:r w:rsidR="00A20362">
        <w:t xml:space="preserve"> N. d. Accessed April 21, 2017. </w:t>
      </w:r>
      <w:hyperlink r:id="rId89" w:history="1">
        <w:r w:rsidR="00A20362" w:rsidRPr="004261D1">
          <w:rPr>
            <w:rStyle w:val="Hyperlink"/>
          </w:rPr>
          <w:t>https://www.hacu.net/assnfe/CompanyDirectory.asp?STYLE=2&amp;COMPANY_TYPE=1%2C5</w:t>
        </w:r>
      </w:hyperlink>
      <w:r w:rsidR="00A20362">
        <w:t>.</w:t>
      </w:r>
    </w:p>
    <w:p w14:paraId="319AA8F8" w14:textId="230CE41A" w:rsidR="006C66A6" w:rsidRDefault="006C66A6" w:rsidP="001173CE">
      <w:pPr>
        <w:spacing w:before="120"/>
        <w:ind w:left="720" w:hanging="720"/>
      </w:pPr>
      <w:r>
        <w:t xml:space="preserve">__________. </w:t>
      </w:r>
      <w:proofErr w:type="gramStart"/>
      <w:r w:rsidR="00737F78">
        <w:t>“</w:t>
      </w:r>
      <w:r w:rsidRPr="006C66A6">
        <w:t xml:space="preserve"> Hispanic</w:t>
      </w:r>
      <w:proofErr w:type="gramEnd"/>
      <w:r w:rsidRPr="006C66A6">
        <w:t>-Serving Institution Definitions</w:t>
      </w:r>
      <w:r>
        <w:t>.</w:t>
      </w:r>
      <w:r w:rsidR="00737F78">
        <w:t>”</w:t>
      </w:r>
      <w:r>
        <w:t xml:space="preserve"> N. d. Accessed April 21, 2017. </w:t>
      </w:r>
      <w:hyperlink r:id="rId90" w:history="1">
        <w:r w:rsidRPr="004261D1">
          <w:rPr>
            <w:rStyle w:val="Hyperlink"/>
          </w:rPr>
          <w:t>http://www.hacu.net/hacu/HSI_Definition.asp</w:t>
        </w:r>
      </w:hyperlink>
      <w:r>
        <w:t>.</w:t>
      </w:r>
    </w:p>
    <w:p w14:paraId="1D20CD82" w14:textId="0CC50477" w:rsidR="00C23B49" w:rsidRDefault="00C23B49" w:rsidP="001173CE">
      <w:pPr>
        <w:spacing w:before="120"/>
        <w:ind w:left="720" w:hanging="720"/>
      </w:pPr>
      <w:proofErr w:type="gramStart"/>
      <w:r w:rsidRPr="00C23B49">
        <w:t>Hispanic Serving Institutions (HSI)</w:t>
      </w:r>
      <w:r>
        <w:t>.</w:t>
      </w:r>
      <w:proofErr w:type="gramEnd"/>
      <w:r w:rsidRPr="00C23B49">
        <w:t xml:space="preserve"> </w:t>
      </w:r>
      <w:r>
        <w:t xml:space="preserve">See </w:t>
      </w:r>
      <w:r w:rsidR="009C482D">
        <w:t xml:space="preserve">above under </w:t>
      </w:r>
      <w:r>
        <w:t>H</w:t>
      </w:r>
      <w:r w:rsidRPr="00C23B49">
        <w:t>ispanic Association of Colleges and Universities</w:t>
      </w:r>
      <w:r>
        <w:t xml:space="preserve"> (HACU), </w:t>
      </w:r>
      <w:r w:rsidR="00737F78">
        <w:t>“</w:t>
      </w:r>
      <w:r>
        <w:t>HACU Member Hispanic-Serving Institutions (HSIs)</w:t>
      </w:r>
      <w:r w:rsidR="00737F78">
        <w:t>”</w:t>
      </w:r>
      <w:r>
        <w:t xml:space="preserve"> and </w:t>
      </w:r>
      <w:r w:rsidR="00737F78">
        <w:t>“</w:t>
      </w:r>
      <w:r>
        <w:t>Hispanic-Serving Institution Definitions</w:t>
      </w:r>
      <w:r w:rsidRPr="00C23B49">
        <w:t>.</w:t>
      </w:r>
      <w:r w:rsidR="00737F78">
        <w:t>”</w:t>
      </w:r>
    </w:p>
    <w:p w14:paraId="50688640" w14:textId="24AFC7CC" w:rsidR="003A1A00" w:rsidRDefault="003A1A00" w:rsidP="001173CE">
      <w:pPr>
        <w:spacing w:before="120"/>
        <w:ind w:left="720" w:hanging="720"/>
      </w:pPr>
      <w:proofErr w:type="gramStart"/>
      <w:r w:rsidRPr="00462AD2">
        <w:rPr>
          <w:i/>
        </w:rPr>
        <w:t>History of Humanities</w:t>
      </w:r>
      <w:r w:rsidRPr="003A1A00">
        <w:t xml:space="preserve"> (journal).</w:t>
      </w:r>
      <w:proofErr w:type="gramEnd"/>
      <w:r w:rsidRPr="003A1A00">
        <w:t xml:space="preserve"> Edited by </w:t>
      </w:r>
      <w:proofErr w:type="spellStart"/>
      <w:r w:rsidRPr="003A1A00">
        <w:t>Rens</w:t>
      </w:r>
      <w:proofErr w:type="spellEnd"/>
      <w:r w:rsidRPr="003A1A00">
        <w:t xml:space="preserve"> Bod, Julia </w:t>
      </w:r>
      <w:proofErr w:type="spellStart"/>
      <w:r w:rsidRPr="003A1A00">
        <w:t>Kursell</w:t>
      </w:r>
      <w:proofErr w:type="spellEnd"/>
      <w:r w:rsidRPr="003A1A00">
        <w:t xml:space="preserve">, </w:t>
      </w:r>
      <w:proofErr w:type="spellStart"/>
      <w:r w:rsidRPr="003A1A00">
        <w:t>Jaap</w:t>
      </w:r>
      <w:proofErr w:type="spellEnd"/>
      <w:r w:rsidRPr="003A1A00">
        <w:t xml:space="preserve"> </w:t>
      </w:r>
      <w:proofErr w:type="spellStart"/>
      <w:r w:rsidRPr="003A1A00">
        <w:t>Maat</w:t>
      </w:r>
      <w:proofErr w:type="spellEnd"/>
      <w:r w:rsidRPr="003A1A00">
        <w:t xml:space="preserve">, </w:t>
      </w:r>
      <w:proofErr w:type="spellStart"/>
      <w:proofErr w:type="gramStart"/>
      <w:r w:rsidRPr="003A1A00">
        <w:t>Thijs</w:t>
      </w:r>
      <w:proofErr w:type="spellEnd"/>
      <w:proofErr w:type="gramEnd"/>
      <w:r w:rsidRPr="003A1A00">
        <w:t xml:space="preserve"> </w:t>
      </w:r>
      <w:proofErr w:type="spellStart"/>
      <w:r w:rsidRPr="003A1A00">
        <w:t>Weststeijn</w:t>
      </w:r>
      <w:proofErr w:type="spellEnd"/>
      <w:r w:rsidRPr="003A1A00">
        <w:t xml:space="preserve">. </w:t>
      </w:r>
      <w:proofErr w:type="gramStart"/>
      <w:r w:rsidRPr="003A1A00">
        <w:t>University of Chicago Press.</w:t>
      </w:r>
      <w:proofErr w:type="gramEnd"/>
      <w:r w:rsidRPr="003A1A00">
        <w:t xml:space="preserve"> Available online at: </w:t>
      </w:r>
      <w:hyperlink r:id="rId91" w:history="1">
        <w:r w:rsidR="00462AD2" w:rsidRPr="00A43466">
          <w:rPr>
            <w:rStyle w:val="Hyperlink"/>
          </w:rPr>
          <w:t>http://www.journals.uchicago.edu/toc/hoh/current</w:t>
        </w:r>
      </w:hyperlink>
      <w:r w:rsidRPr="003A1A00">
        <w:t>.</w:t>
      </w:r>
    </w:p>
    <w:p w14:paraId="20DF34AE" w14:textId="6E98F9D0" w:rsidR="005743EC" w:rsidRDefault="005743EC" w:rsidP="001173CE">
      <w:pPr>
        <w:spacing w:before="120"/>
        <w:ind w:left="720" w:hanging="720"/>
      </w:pPr>
      <w:proofErr w:type="spellStart"/>
      <w:proofErr w:type="gramStart"/>
      <w:r w:rsidRPr="005743EC">
        <w:t>HathiTrust</w:t>
      </w:r>
      <w:proofErr w:type="spellEnd"/>
      <w:r w:rsidRPr="005743EC">
        <w:t xml:space="preserve"> Research Center.</w:t>
      </w:r>
      <w:proofErr w:type="gramEnd"/>
      <w:r w:rsidRPr="005743EC">
        <w:t xml:space="preserve"> </w:t>
      </w:r>
      <w:proofErr w:type="gramStart"/>
      <w:r w:rsidRPr="005743EC">
        <w:t>Home page, n. d. Accessed April 18, 2017.</w:t>
      </w:r>
      <w:proofErr w:type="gramEnd"/>
      <w:r w:rsidRPr="005743EC">
        <w:t xml:space="preserve"> </w:t>
      </w:r>
      <w:hyperlink r:id="rId92" w:history="1">
        <w:r w:rsidRPr="00533F62">
          <w:rPr>
            <w:rStyle w:val="Hyperlink"/>
          </w:rPr>
          <w:t>https://analytics.hathitrust.org/</w:t>
        </w:r>
      </w:hyperlink>
      <w:r w:rsidRPr="005743EC">
        <w:t>.</w:t>
      </w:r>
    </w:p>
    <w:p w14:paraId="7DB48D81" w14:textId="78B6A5F4" w:rsidR="00D7752C" w:rsidRDefault="00D7752C" w:rsidP="001173CE">
      <w:pPr>
        <w:spacing w:before="120"/>
        <w:ind w:left="720" w:hanging="720"/>
      </w:pPr>
      <w:r w:rsidRPr="00D7752C">
        <w:lastRenderedPageBreak/>
        <w:t xml:space="preserve">Humanities and Liberal Arts Assessment Project (HULA). </w:t>
      </w:r>
      <w:proofErr w:type="gramStart"/>
      <w:r w:rsidRPr="00D7752C">
        <w:t>Home page, 2016.</w:t>
      </w:r>
      <w:proofErr w:type="gramEnd"/>
      <w:r w:rsidRPr="00D7752C">
        <w:t xml:space="preserve"> </w:t>
      </w:r>
      <w:proofErr w:type="gramStart"/>
      <w:r w:rsidRPr="00D7752C">
        <w:t>Harvard Graduate School of Education.</w:t>
      </w:r>
      <w:proofErr w:type="gramEnd"/>
      <w:r w:rsidRPr="00D7752C">
        <w:t xml:space="preserve"> </w:t>
      </w:r>
      <w:proofErr w:type="gramStart"/>
      <w:r w:rsidRPr="00D7752C">
        <w:t>Accessed April 19, 2017.</w:t>
      </w:r>
      <w:proofErr w:type="gramEnd"/>
      <w:r w:rsidRPr="00D7752C">
        <w:t xml:space="preserve"> </w:t>
      </w:r>
      <w:hyperlink r:id="rId93" w:history="1">
        <w:r w:rsidRPr="00A43466">
          <w:rPr>
            <w:rStyle w:val="Hyperlink"/>
          </w:rPr>
          <w:t>http://www.pz.harvard.edu/projects/humanities-liberal-arts-assessment-hula</w:t>
        </w:r>
      </w:hyperlink>
      <w:r w:rsidRPr="00D7752C">
        <w:t>.</w:t>
      </w:r>
    </w:p>
    <w:p w14:paraId="12096AD8" w14:textId="35299445" w:rsidR="00C079E2" w:rsidRDefault="00C079E2" w:rsidP="001173CE">
      <w:pPr>
        <w:spacing w:before="120"/>
        <w:ind w:left="720" w:hanging="720"/>
      </w:pPr>
      <w:proofErr w:type="gramStart"/>
      <w:r w:rsidRPr="00C079E2">
        <w:t>Humanities Commons.</w:t>
      </w:r>
      <w:proofErr w:type="gramEnd"/>
      <w:r w:rsidRPr="00C079E2">
        <w:t xml:space="preserve"> </w:t>
      </w:r>
      <w:proofErr w:type="gramStart"/>
      <w:r w:rsidRPr="00C079E2">
        <w:t>Home page, 2016.</w:t>
      </w:r>
      <w:proofErr w:type="gramEnd"/>
      <w:r w:rsidRPr="00C079E2">
        <w:t xml:space="preserve"> </w:t>
      </w:r>
      <w:proofErr w:type="gramStart"/>
      <w:r w:rsidRPr="00C079E2">
        <w:t>Accessed April 30, 2017.</w:t>
      </w:r>
      <w:proofErr w:type="gramEnd"/>
      <w:r w:rsidRPr="00C079E2">
        <w:t xml:space="preserve"> </w:t>
      </w:r>
      <w:hyperlink r:id="rId94" w:history="1">
        <w:r w:rsidRPr="00040AD2">
          <w:rPr>
            <w:rStyle w:val="Hyperlink"/>
          </w:rPr>
          <w:t>https://hcommons.org/</w:t>
        </w:r>
      </w:hyperlink>
      <w:r w:rsidRPr="00C079E2">
        <w:t>.</w:t>
      </w:r>
    </w:p>
    <w:p w14:paraId="6AE1D841" w14:textId="694088F1" w:rsidR="00AA3523" w:rsidRDefault="00AA3523" w:rsidP="001173CE">
      <w:pPr>
        <w:spacing w:before="120"/>
        <w:ind w:left="720" w:hanging="720"/>
      </w:pPr>
      <w:proofErr w:type="gramStart"/>
      <w:r w:rsidRPr="00AA3523">
        <w:t>Humanities Indicators.</w:t>
      </w:r>
      <w:proofErr w:type="gramEnd"/>
      <w:r w:rsidRPr="00AA3523">
        <w:t xml:space="preserve"> </w:t>
      </w:r>
      <w:proofErr w:type="gramStart"/>
      <w:r w:rsidRPr="00AA3523">
        <w:t>Home page, 2016.</w:t>
      </w:r>
      <w:proofErr w:type="gramEnd"/>
      <w:r w:rsidRPr="00AA3523">
        <w:t xml:space="preserve"> </w:t>
      </w:r>
      <w:proofErr w:type="gramStart"/>
      <w:r w:rsidRPr="00AA3523">
        <w:t>American Academy of Arts and Sciences.</w:t>
      </w:r>
      <w:proofErr w:type="gramEnd"/>
      <w:r w:rsidRPr="00AA3523">
        <w:t xml:space="preserve"> </w:t>
      </w:r>
      <w:proofErr w:type="gramStart"/>
      <w:r w:rsidRPr="00AA3523">
        <w:t>Accessed April 18, 2017.</w:t>
      </w:r>
      <w:proofErr w:type="gramEnd"/>
      <w:r w:rsidRPr="00AA3523">
        <w:t xml:space="preserve"> </w:t>
      </w:r>
      <w:hyperlink r:id="rId95" w:history="1">
        <w:r w:rsidRPr="00533F62">
          <w:rPr>
            <w:rStyle w:val="Hyperlink"/>
          </w:rPr>
          <w:t>http://www.humanitiesindicators.org/</w:t>
        </w:r>
      </w:hyperlink>
      <w:r w:rsidRPr="00AA3523">
        <w:t>.</w:t>
      </w:r>
    </w:p>
    <w:p w14:paraId="6BD28467" w14:textId="22DECDD3" w:rsidR="00F10995" w:rsidRDefault="00F10995" w:rsidP="001173CE">
      <w:pPr>
        <w:spacing w:before="120"/>
        <w:ind w:left="720" w:hanging="720"/>
      </w:pPr>
      <w:proofErr w:type="spellStart"/>
      <w:r w:rsidRPr="00F10995">
        <w:t>Hutner</w:t>
      </w:r>
      <w:proofErr w:type="spellEnd"/>
      <w:r w:rsidRPr="00F10995">
        <w:t xml:space="preserve">, Gordon, and Feisal G. Mohamed, </w:t>
      </w:r>
      <w:proofErr w:type="gramStart"/>
      <w:r w:rsidRPr="00F10995">
        <w:t>ed</w:t>
      </w:r>
      <w:proofErr w:type="gramEnd"/>
      <w:r w:rsidRPr="00F10995">
        <w:t xml:space="preserve">. </w:t>
      </w:r>
      <w:r w:rsidRPr="00F10995">
        <w:rPr>
          <w:i/>
        </w:rPr>
        <w:t>A New Deal for the Humanities: Liberal Arts and the Future of Public Higher Education</w:t>
      </w:r>
      <w:r w:rsidRPr="00F10995">
        <w:t>. New Brunswick, NJ: Rutgers University Press, 2016.</w:t>
      </w:r>
    </w:p>
    <w:p w14:paraId="588AD518" w14:textId="2956D939" w:rsidR="00B272F8" w:rsidRDefault="00B272F8" w:rsidP="001173CE">
      <w:pPr>
        <w:spacing w:before="120"/>
        <w:ind w:left="720" w:hanging="720"/>
      </w:pPr>
      <w:proofErr w:type="gramStart"/>
      <w:r w:rsidRPr="00B272F8">
        <w:t>Hypothes.is. Home page, n. d. Accessed April 20, 2017.</w:t>
      </w:r>
      <w:proofErr w:type="gramEnd"/>
      <w:r w:rsidRPr="00B272F8">
        <w:t xml:space="preserve"> </w:t>
      </w:r>
      <w:hyperlink r:id="rId96" w:history="1">
        <w:r w:rsidRPr="004261D1">
          <w:rPr>
            <w:rStyle w:val="Hyperlink"/>
          </w:rPr>
          <w:t>https://hypothes.is/</w:t>
        </w:r>
      </w:hyperlink>
      <w:r w:rsidRPr="00B272F8">
        <w:t>.</w:t>
      </w:r>
    </w:p>
    <w:p w14:paraId="03D829AA" w14:textId="6A37284C" w:rsidR="00263780" w:rsidRDefault="00263780" w:rsidP="001173CE">
      <w:pPr>
        <w:spacing w:before="120"/>
        <w:ind w:left="720" w:hanging="720"/>
      </w:pPr>
      <w:proofErr w:type="gramStart"/>
      <w:r w:rsidRPr="00263780">
        <w:t xml:space="preserve">Gil, Yolanda, and Daniel </w:t>
      </w:r>
      <w:proofErr w:type="spellStart"/>
      <w:r w:rsidRPr="00263780">
        <w:t>Garijo</w:t>
      </w:r>
      <w:proofErr w:type="spellEnd"/>
      <w:r w:rsidRPr="00263780">
        <w:t>.</w:t>
      </w:r>
      <w:proofErr w:type="gramEnd"/>
      <w:r w:rsidRPr="00263780">
        <w:t xml:space="preserve"> </w:t>
      </w:r>
      <w:proofErr w:type="gramStart"/>
      <w:r w:rsidR="00737F78">
        <w:t>“</w:t>
      </w:r>
      <w:r w:rsidRPr="00263780">
        <w:t>Towards Automating Data Narratives.</w:t>
      </w:r>
      <w:r w:rsidR="00737F78">
        <w:t>”</w:t>
      </w:r>
      <w:proofErr w:type="gramEnd"/>
      <w:r w:rsidRPr="00263780">
        <w:t xml:space="preserve"> </w:t>
      </w:r>
      <w:r w:rsidRPr="00525D9D">
        <w:rPr>
          <w:i/>
        </w:rPr>
        <w:t>Proceedings of the Twenty-Second ACM International Conference on Intelligent User Interfaces, Limassol, Cyprus, February 2017</w:t>
      </w:r>
      <w:r w:rsidRPr="00263780">
        <w:t xml:space="preserve">. </w:t>
      </w:r>
      <w:proofErr w:type="gramStart"/>
      <w:r w:rsidRPr="00263780">
        <w:t>ACM, 2017.</w:t>
      </w:r>
      <w:proofErr w:type="gramEnd"/>
      <w:r w:rsidRPr="00263780">
        <w:t xml:space="preserve"> </w:t>
      </w:r>
      <w:hyperlink r:id="rId97" w:history="1">
        <w:proofErr w:type="spellStart"/>
        <w:proofErr w:type="gramStart"/>
        <w:r w:rsidRPr="00263780">
          <w:rPr>
            <w:rStyle w:val="Hyperlink"/>
          </w:rPr>
          <w:t>doi</w:t>
        </w:r>
        <w:proofErr w:type="spellEnd"/>
        <w:proofErr w:type="gramEnd"/>
        <w:r w:rsidRPr="00263780">
          <w:rPr>
            <w:rStyle w:val="Hyperlink"/>
          </w:rPr>
          <w:t>: 10.1145/3025171.3025193</w:t>
        </w:r>
      </w:hyperlink>
      <w:r>
        <w:t>.</w:t>
      </w:r>
    </w:p>
    <w:p w14:paraId="3670AE39" w14:textId="3EAEE4CE" w:rsidR="00A74CFD" w:rsidRDefault="00A74CFD" w:rsidP="001173CE">
      <w:pPr>
        <w:spacing w:before="120"/>
        <w:ind w:left="720" w:hanging="720"/>
      </w:pPr>
      <w:proofErr w:type="spellStart"/>
      <w:proofErr w:type="gramStart"/>
      <w:r w:rsidRPr="00A74CFD">
        <w:t>GitHub</w:t>
      </w:r>
      <w:proofErr w:type="spellEnd"/>
      <w:r w:rsidRPr="00A74CFD">
        <w:t>.</w:t>
      </w:r>
      <w:proofErr w:type="gramEnd"/>
      <w:r w:rsidRPr="00A74CFD">
        <w:t xml:space="preserve"> </w:t>
      </w:r>
      <w:proofErr w:type="gramStart"/>
      <w:r w:rsidRPr="00A74CFD">
        <w:t>Home page.</w:t>
      </w:r>
      <w:proofErr w:type="gramEnd"/>
      <w:r w:rsidRPr="00A74CFD">
        <w:t xml:space="preserve"> </w:t>
      </w:r>
      <w:proofErr w:type="spellStart"/>
      <w:r w:rsidRPr="00A74CFD">
        <w:t>Github</w:t>
      </w:r>
      <w:proofErr w:type="spellEnd"/>
      <w:r w:rsidRPr="00A74CFD">
        <w:t xml:space="preserve">, Inc., 2017. </w:t>
      </w:r>
      <w:proofErr w:type="gramStart"/>
      <w:r w:rsidRPr="00A74CFD">
        <w:t>Accessed January 30, 2017.</w:t>
      </w:r>
      <w:proofErr w:type="gramEnd"/>
      <w:r w:rsidRPr="00A74CFD">
        <w:t xml:space="preserve"> </w:t>
      </w:r>
      <w:hyperlink r:id="rId98" w:history="1">
        <w:r w:rsidRPr="00040AD2">
          <w:rPr>
            <w:rStyle w:val="Hyperlink"/>
          </w:rPr>
          <w:t>https://github.com/</w:t>
        </w:r>
      </w:hyperlink>
      <w:r w:rsidRPr="00A74CFD">
        <w:t>.</w:t>
      </w:r>
    </w:p>
    <w:p w14:paraId="43B4EED7" w14:textId="424062F3" w:rsidR="006B24D7" w:rsidRDefault="006B24D7" w:rsidP="001173CE">
      <w:pPr>
        <w:spacing w:before="120"/>
        <w:ind w:left="720" w:hanging="720"/>
      </w:pPr>
      <w:proofErr w:type="gramStart"/>
      <w:r w:rsidRPr="006B24D7">
        <w:t>International Image Interoperability Framework (IIIF).</w:t>
      </w:r>
      <w:proofErr w:type="gramEnd"/>
      <w:r w:rsidRPr="006B24D7">
        <w:t xml:space="preserve"> </w:t>
      </w:r>
      <w:proofErr w:type="gramStart"/>
      <w:r w:rsidRPr="006B24D7">
        <w:t>Home page, n. d. Accessed April 19, 2017.</w:t>
      </w:r>
      <w:proofErr w:type="gramEnd"/>
      <w:r w:rsidRPr="006B24D7">
        <w:t xml:space="preserve"> </w:t>
      </w:r>
      <w:hyperlink r:id="rId99" w:anchor="plug-%E2%80%99n%E2%80%99-play-software" w:history="1">
        <w:r w:rsidRPr="00533F62">
          <w:rPr>
            <w:rStyle w:val="Hyperlink"/>
          </w:rPr>
          <w:t>http://iiif.io/#plug-%E2%80%99n%E2%80%99-play-software</w:t>
        </w:r>
      </w:hyperlink>
      <w:r w:rsidRPr="006B24D7">
        <w:t>.</w:t>
      </w:r>
    </w:p>
    <w:p w14:paraId="3F32FD72" w14:textId="5216D457" w:rsidR="001D6F23" w:rsidRDefault="001D6F23" w:rsidP="001173CE">
      <w:pPr>
        <w:spacing w:before="120"/>
        <w:ind w:left="720" w:hanging="720"/>
      </w:pPr>
      <w:proofErr w:type="gramStart"/>
      <w:r w:rsidRPr="001D6F23">
        <w:t>JSTOR.</w:t>
      </w:r>
      <w:proofErr w:type="gramEnd"/>
      <w:r w:rsidRPr="001D6F23">
        <w:t xml:space="preserve"> </w:t>
      </w:r>
      <w:proofErr w:type="gramStart"/>
      <w:r w:rsidRPr="001D6F23">
        <w:t>Home page, n. d. ITHAKA.</w:t>
      </w:r>
      <w:proofErr w:type="gramEnd"/>
      <w:r w:rsidRPr="001D6F23">
        <w:t xml:space="preserve"> </w:t>
      </w:r>
      <w:proofErr w:type="gramStart"/>
      <w:r w:rsidRPr="001D6F23">
        <w:t>Accessed April 20, 2017.</w:t>
      </w:r>
      <w:proofErr w:type="gramEnd"/>
      <w:r w:rsidRPr="001D6F23">
        <w:t xml:space="preserve"> </w:t>
      </w:r>
      <w:hyperlink r:id="rId100" w:history="1">
        <w:r w:rsidRPr="004261D1">
          <w:rPr>
            <w:rStyle w:val="Hyperlink"/>
          </w:rPr>
          <w:t>https://www.jstor.org/</w:t>
        </w:r>
      </w:hyperlink>
      <w:r w:rsidRPr="001D6F23">
        <w:t>.</w:t>
      </w:r>
    </w:p>
    <w:p w14:paraId="371D6B21" w14:textId="46912FD6" w:rsidR="00E46068" w:rsidRDefault="00E46068" w:rsidP="001173CE">
      <w:pPr>
        <w:spacing w:before="120"/>
        <w:ind w:left="720" w:hanging="720"/>
      </w:pPr>
      <w:r w:rsidRPr="00E46068">
        <w:t xml:space="preserve">JSTOR Text Analyzer, beta version. </w:t>
      </w:r>
      <w:proofErr w:type="gramStart"/>
      <w:r w:rsidRPr="00E46068">
        <w:t>Home page, n.</w:t>
      </w:r>
      <w:r w:rsidR="001F4C58">
        <w:t xml:space="preserve"> </w:t>
      </w:r>
      <w:r w:rsidRPr="00E46068">
        <w:t>d. JSTOR / ITHAKA.</w:t>
      </w:r>
      <w:proofErr w:type="gramEnd"/>
      <w:r w:rsidRPr="00E46068">
        <w:t xml:space="preserve"> </w:t>
      </w:r>
      <w:proofErr w:type="gramStart"/>
      <w:r w:rsidRPr="00E46068">
        <w:t>Accessed April 20, 2017.</w:t>
      </w:r>
      <w:proofErr w:type="gramEnd"/>
      <w:r>
        <w:t xml:space="preserve"> </w:t>
      </w:r>
      <w:hyperlink r:id="rId101" w:history="1">
        <w:r w:rsidRPr="004261D1">
          <w:rPr>
            <w:rStyle w:val="Hyperlink"/>
          </w:rPr>
          <w:t>https://www.jstor.org/analyze/</w:t>
        </w:r>
      </w:hyperlink>
      <w:r w:rsidRPr="00E46068">
        <w:t>.</w:t>
      </w:r>
      <w:r>
        <w:t xml:space="preserve"> </w:t>
      </w:r>
    </w:p>
    <w:p w14:paraId="17BD2A72" w14:textId="68C1EA85" w:rsidR="006C1EA5" w:rsidRDefault="006C1EA5" w:rsidP="001173CE">
      <w:pPr>
        <w:spacing w:before="120"/>
        <w:ind w:left="720" w:hanging="720"/>
      </w:pPr>
      <w:proofErr w:type="spellStart"/>
      <w:proofErr w:type="gramStart"/>
      <w:r w:rsidRPr="006C1EA5">
        <w:t>Jupyter</w:t>
      </w:r>
      <w:proofErr w:type="spellEnd"/>
      <w:r w:rsidRPr="006C1EA5">
        <w:t xml:space="preserve"> Notebooks</w:t>
      </w:r>
      <w:r w:rsidR="00C3438D">
        <w:t>.</w:t>
      </w:r>
      <w:proofErr w:type="gramEnd"/>
      <w:r w:rsidR="00C3438D">
        <w:t xml:space="preserve"> </w:t>
      </w:r>
      <w:proofErr w:type="gramStart"/>
      <w:r w:rsidR="00C3438D">
        <w:t xml:space="preserve">(See Project </w:t>
      </w:r>
      <w:proofErr w:type="spellStart"/>
      <w:r w:rsidR="00C3438D">
        <w:t>Jupyter</w:t>
      </w:r>
      <w:proofErr w:type="spellEnd"/>
      <w:r w:rsidR="00C3438D">
        <w:t>.</w:t>
      </w:r>
      <w:r w:rsidRPr="006C1EA5">
        <w:t>)</w:t>
      </w:r>
      <w:proofErr w:type="gramEnd"/>
    </w:p>
    <w:p w14:paraId="07F6C6F1" w14:textId="6747143A" w:rsidR="001F7DFB" w:rsidRDefault="001F7DFB" w:rsidP="001F7DFB">
      <w:pPr>
        <w:spacing w:before="120"/>
        <w:ind w:left="720" w:hanging="720"/>
      </w:pPr>
      <w:proofErr w:type="spellStart"/>
      <w:r w:rsidRPr="001F7DFB">
        <w:t>Kabaservice</w:t>
      </w:r>
      <w:proofErr w:type="spellEnd"/>
      <w:r>
        <w:t xml:space="preserve">, Geoffrey. </w:t>
      </w:r>
      <w:r w:rsidR="00737F78">
        <w:t>“</w:t>
      </w:r>
      <w:r>
        <w:t xml:space="preserve">The Birth of a New Institution: How Two Yale presidents and Their Admissions Directors Tore Up the </w:t>
      </w:r>
      <w:r w:rsidR="00737F78">
        <w:t>“</w:t>
      </w:r>
      <w:r>
        <w:t>Old Blueprint</w:t>
      </w:r>
      <w:r w:rsidR="00737F78">
        <w:t>”</w:t>
      </w:r>
      <w:r>
        <w:t xml:space="preserve"> to </w:t>
      </w:r>
      <w:proofErr w:type="gramStart"/>
      <w:r>
        <w:t>Create</w:t>
      </w:r>
      <w:proofErr w:type="gramEnd"/>
      <w:r>
        <w:t xml:space="preserve"> a Modern Yale.</w:t>
      </w:r>
      <w:r w:rsidR="00737F78">
        <w:t>”</w:t>
      </w:r>
      <w:r>
        <w:t xml:space="preserve"> Yale Alumni Magazine, December 1999. </w:t>
      </w:r>
      <w:hyperlink r:id="rId102" w:history="1">
        <w:r w:rsidRPr="00A53C70">
          <w:rPr>
            <w:rStyle w:val="Hyperlink"/>
          </w:rPr>
          <w:t>http://archives.yalealumnimagazine.com/issues/99_12/admissions.html</w:t>
        </w:r>
      </w:hyperlink>
      <w:r>
        <w:t>.</w:t>
      </w:r>
    </w:p>
    <w:p w14:paraId="310C6628" w14:textId="2854703C" w:rsidR="00E73664" w:rsidRDefault="00E73664" w:rsidP="001173CE">
      <w:pPr>
        <w:spacing w:before="120"/>
        <w:ind w:left="720" w:hanging="720"/>
      </w:pPr>
      <w:proofErr w:type="spellStart"/>
      <w:proofErr w:type="gramStart"/>
      <w:r>
        <w:t>Kepler</w:t>
      </w:r>
      <w:proofErr w:type="spellEnd"/>
      <w:r>
        <w:t xml:space="preserve"> [computer software], v. 2.5.</w:t>
      </w:r>
      <w:proofErr w:type="gramEnd"/>
      <w:r>
        <w:t xml:space="preserve"> </w:t>
      </w:r>
      <w:proofErr w:type="gramStart"/>
      <w:r>
        <w:t>Home page.</w:t>
      </w:r>
      <w:proofErr w:type="gramEnd"/>
      <w:r>
        <w:t xml:space="preserve"> N. d. Accessed February 2, 2017. </w:t>
      </w:r>
      <w:hyperlink r:id="rId103">
        <w:r>
          <w:rPr>
            <w:color w:val="1155CC"/>
            <w:u w:val="single"/>
          </w:rPr>
          <w:t>https://kepler-project.org/</w:t>
        </w:r>
      </w:hyperlink>
      <w:r>
        <w:t>.</w:t>
      </w:r>
    </w:p>
    <w:p w14:paraId="512E651A" w14:textId="44E7747F" w:rsidR="00F563B8" w:rsidRDefault="00F563B8" w:rsidP="001173CE">
      <w:pPr>
        <w:spacing w:before="120"/>
        <w:ind w:left="720" w:hanging="720"/>
      </w:pPr>
      <w:proofErr w:type="spellStart"/>
      <w:r w:rsidRPr="00F563B8">
        <w:t>Lexomics</w:t>
      </w:r>
      <w:proofErr w:type="spellEnd"/>
      <w:r w:rsidRPr="00F563B8">
        <w:t xml:space="preserve"> Project. </w:t>
      </w:r>
      <w:proofErr w:type="gramStart"/>
      <w:r w:rsidRPr="00F563B8">
        <w:t>Home page, n. d. Wheaton College.</w:t>
      </w:r>
      <w:proofErr w:type="gramEnd"/>
      <w:r w:rsidRPr="00F563B8">
        <w:t xml:space="preserve"> </w:t>
      </w:r>
      <w:proofErr w:type="gramStart"/>
      <w:r w:rsidRPr="00F563B8">
        <w:t>Accessed April 20, 2017.</w:t>
      </w:r>
      <w:proofErr w:type="gramEnd"/>
      <w:r w:rsidRPr="00F563B8">
        <w:t xml:space="preserve"> </w:t>
      </w:r>
      <w:hyperlink r:id="rId104" w:history="1">
        <w:r w:rsidRPr="00A43466">
          <w:rPr>
            <w:rStyle w:val="Hyperlink"/>
          </w:rPr>
          <w:t>http://wheatoncollege.edu/lexomics/</w:t>
        </w:r>
      </w:hyperlink>
      <w:r w:rsidRPr="00F563B8">
        <w:t>.</w:t>
      </w:r>
    </w:p>
    <w:p w14:paraId="43B7EB04" w14:textId="7D0AD251" w:rsidR="00E73664" w:rsidRDefault="00E73664" w:rsidP="001173CE">
      <w:pPr>
        <w:spacing w:before="120"/>
        <w:ind w:left="720" w:hanging="720"/>
      </w:pPr>
      <w:proofErr w:type="spellStart"/>
      <w:proofErr w:type="gramStart"/>
      <w:r>
        <w:t>Lexos</w:t>
      </w:r>
      <w:proofErr w:type="spellEnd"/>
      <w:r>
        <w:t>, v. 3.0.</w:t>
      </w:r>
      <w:proofErr w:type="gramEnd"/>
      <w:r>
        <w:t xml:space="preserve"> </w:t>
      </w:r>
      <w:proofErr w:type="gramStart"/>
      <w:r w:rsidR="00EF2847">
        <w:t>Home page.</w:t>
      </w:r>
      <w:proofErr w:type="gramEnd"/>
      <w:r w:rsidR="00EF2847">
        <w:t xml:space="preserve"> </w:t>
      </w:r>
      <w:proofErr w:type="spellStart"/>
      <w:proofErr w:type="gramStart"/>
      <w:r>
        <w:t>Lexomics</w:t>
      </w:r>
      <w:proofErr w:type="spellEnd"/>
      <w:r>
        <w:t xml:space="preserve"> Research Group, Wheaton College.</w:t>
      </w:r>
      <w:proofErr w:type="gramEnd"/>
      <w:r>
        <w:t xml:space="preserve"> </w:t>
      </w:r>
      <w:proofErr w:type="gramStart"/>
      <w:r>
        <w:t>Accessed January 14, 2017.</w:t>
      </w:r>
      <w:proofErr w:type="gramEnd"/>
      <w:r>
        <w:t xml:space="preserve"> </w:t>
      </w:r>
      <w:hyperlink r:id="rId105">
        <w:r>
          <w:rPr>
            <w:color w:val="1155CC"/>
            <w:u w:val="single"/>
          </w:rPr>
          <w:t>http://lexos.wheatoncollege.edu/</w:t>
        </w:r>
      </w:hyperlink>
      <w:r>
        <w:t>.</w:t>
      </w:r>
    </w:p>
    <w:p w14:paraId="4514A0CC" w14:textId="41C1854E" w:rsidR="00552174" w:rsidRDefault="00552174" w:rsidP="001173CE">
      <w:pPr>
        <w:spacing w:before="120"/>
        <w:ind w:left="720" w:hanging="720"/>
      </w:pPr>
      <w:proofErr w:type="gramStart"/>
      <w:r w:rsidRPr="00552174">
        <w:t>MALLET (Machine learning for Language Toolkit).</w:t>
      </w:r>
      <w:proofErr w:type="gramEnd"/>
      <w:r w:rsidRPr="00552174">
        <w:t xml:space="preserve"> (See McCallum, Andrew </w:t>
      </w:r>
      <w:proofErr w:type="spellStart"/>
      <w:r w:rsidRPr="00552174">
        <w:t>Kachites</w:t>
      </w:r>
      <w:proofErr w:type="spellEnd"/>
      <w:r w:rsidRPr="00552174">
        <w:t>.)</w:t>
      </w:r>
    </w:p>
    <w:p w14:paraId="50C15E4E" w14:textId="5D4185C9" w:rsidR="00E04DDC" w:rsidRDefault="00E04DDC" w:rsidP="001173CE">
      <w:pPr>
        <w:spacing w:before="120"/>
        <w:ind w:left="720" w:hanging="720"/>
      </w:pPr>
      <w:r w:rsidRPr="00E04DDC">
        <w:t xml:space="preserve">McCallum, Andrew </w:t>
      </w:r>
      <w:proofErr w:type="spellStart"/>
      <w:r w:rsidRPr="00E04DDC">
        <w:t>Kachites</w:t>
      </w:r>
      <w:proofErr w:type="spellEnd"/>
      <w:r w:rsidRPr="00E04DDC">
        <w:t xml:space="preserve">. </w:t>
      </w:r>
      <w:proofErr w:type="gramStart"/>
      <w:r w:rsidRPr="00E04DDC">
        <w:t>MALLET (Machine Learning for Language Toolkit).</w:t>
      </w:r>
      <w:proofErr w:type="gramEnd"/>
      <w:r w:rsidRPr="00E04DDC">
        <w:t xml:space="preserve"> </w:t>
      </w:r>
      <w:proofErr w:type="gramStart"/>
      <w:r w:rsidRPr="00E04DDC">
        <w:t>Home page, 2002.</w:t>
      </w:r>
      <w:proofErr w:type="gramEnd"/>
      <w:r w:rsidRPr="00E04DDC">
        <w:t xml:space="preserve"> </w:t>
      </w:r>
      <w:proofErr w:type="gramStart"/>
      <w:r w:rsidRPr="00E04DDC">
        <w:t>Accessed May 28, 2017.</w:t>
      </w:r>
      <w:proofErr w:type="gramEnd"/>
      <w:r w:rsidRPr="00E04DDC">
        <w:t xml:space="preserve"> </w:t>
      </w:r>
      <w:hyperlink r:id="rId106" w:history="1">
        <w:r w:rsidRPr="003F1CFB">
          <w:rPr>
            <w:rStyle w:val="Hyperlink"/>
          </w:rPr>
          <w:t>http://mallet.cs.umass.edu</w:t>
        </w:r>
      </w:hyperlink>
      <w:r w:rsidRPr="00E04DDC">
        <w:t>.</w:t>
      </w:r>
    </w:p>
    <w:p w14:paraId="6C2F3F59" w14:textId="2B70C783" w:rsidR="00B62B61" w:rsidRDefault="00B62B61" w:rsidP="001173CE">
      <w:pPr>
        <w:spacing w:before="120"/>
        <w:ind w:left="720" w:hanging="720"/>
      </w:pPr>
      <w:proofErr w:type="spellStart"/>
      <w:r w:rsidRPr="00B62B61">
        <w:t>Mathae</w:t>
      </w:r>
      <w:proofErr w:type="spellEnd"/>
      <w:r w:rsidRPr="00B62B61">
        <w:t xml:space="preserve">, Katherine Bailey, and Catherine </w:t>
      </w:r>
      <w:proofErr w:type="spellStart"/>
      <w:r w:rsidRPr="00B62B61">
        <w:t>Langrehr</w:t>
      </w:r>
      <w:proofErr w:type="spellEnd"/>
      <w:r w:rsidRPr="00B62B61">
        <w:t xml:space="preserve"> </w:t>
      </w:r>
      <w:proofErr w:type="spellStart"/>
      <w:r w:rsidRPr="00B62B61">
        <w:t>Birzer</w:t>
      </w:r>
      <w:proofErr w:type="spellEnd"/>
      <w:r w:rsidRPr="00B62B61">
        <w:t xml:space="preserve">, ed. </w:t>
      </w:r>
      <w:r w:rsidRPr="00B62B61">
        <w:rPr>
          <w:i/>
        </w:rPr>
        <w:t>Reinvigorating the Humanities: Enhancing Research and Education on Campus and Beyond</w:t>
      </w:r>
      <w:r w:rsidRPr="00B62B61">
        <w:t xml:space="preserve">. New York/Washington, D. C.: American Association of Universities, 2004. </w:t>
      </w:r>
      <w:proofErr w:type="gramStart"/>
      <w:r w:rsidRPr="00B62B61">
        <w:t>Accessed April 19, 2017.</w:t>
      </w:r>
      <w:proofErr w:type="gramEnd"/>
      <w:r w:rsidRPr="00B62B61">
        <w:t xml:space="preserve"> </w:t>
      </w:r>
      <w:hyperlink r:id="rId107" w:history="1">
        <w:r w:rsidRPr="00A43466">
          <w:rPr>
            <w:rStyle w:val="Hyperlink"/>
          </w:rPr>
          <w:t>https://eric.ed.gov/?id=ED505820</w:t>
        </w:r>
      </w:hyperlink>
      <w:r w:rsidRPr="00B62B61">
        <w:t>.</w:t>
      </w:r>
    </w:p>
    <w:p w14:paraId="1CACD518" w14:textId="0D8FEE60" w:rsidR="006716D3" w:rsidRDefault="006716D3" w:rsidP="001173CE">
      <w:pPr>
        <w:spacing w:before="120"/>
        <w:ind w:left="720" w:hanging="720"/>
      </w:pPr>
      <w:proofErr w:type="spellStart"/>
      <w:proofErr w:type="gramStart"/>
      <w:r w:rsidRPr="006716D3">
        <w:lastRenderedPageBreak/>
        <w:t>Meandre</w:t>
      </w:r>
      <w:proofErr w:type="spellEnd"/>
      <w:r w:rsidRPr="006716D3">
        <w:t>.</w:t>
      </w:r>
      <w:proofErr w:type="gramEnd"/>
      <w:r w:rsidRPr="006716D3">
        <w:t xml:space="preserve"> </w:t>
      </w:r>
      <w:proofErr w:type="gramStart"/>
      <w:r w:rsidRPr="006716D3">
        <w:t>Home page, n. d. Accessed April 18, 2017.</w:t>
      </w:r>
      <w:proofErr w:type="gramEnd"/>
      <w:r w:rsidRPr="006716D3">
        <w:t xml:space="preserve"> </w:t>
      </w:r>
      <w:hyperlink r:id="rId108" w:history="1">
        <w:r w:rsidRPr="00533F62">
          <w:rPr>
            <w:rStyle w:val="Hyperlink"/>
          </w:rPr>
          <w:t>http://www.seasr.org/meandre/</w:t>
        </w:r>
      </w:hyperlink>
      <w:r w:rsidRPr="006716D3">
        <w:t>.</w:t>
      </w:r>
    </w:p>
    <w:p w14:paraId="4AF7FF67" w14:textId="67C30BC1" w:rsidR="000A35A9" w:rsidRDefault="000A35A9" w:rsidP="001173CE">
      <w:pPr>
        <w:spacing w:before="120"/>
        <w:ind w:left="720" w:hanging="720"/>
      </w:pPr>
      <w:proofErr w:type="gramStart"/>
      <w:r w:rsidRPr="000A35A9">
        <w:t xml:space="preserve">Mohr, John, and </w:t>
      </w:r>
      <w:proofErr w:type="spellStart"/>
      <w:r w:rsidRPr="000A35A9">
        <w:t>Petko</w:t>
      </w:r>
      <w:proofErr w:type="spellEnd"/>
      <w:r w:rsidRPr="000A35A9">
        <w:t xml:space="preserve"> </w:t>
      </w:r>
      <w:proofErr w:type="spellStart"/>
      <w:r w:rsidRPr="000A35A9">
        <w:t>Bogdanov</w:t>
      </w:r>
      <w:proofErr w:type="spellEnd"/>
      <w:r w:rsidRPr="000A35A9">
        <w:t>.</w:t>
      </w:r>
      <w:proofErr w:type="gramEnd"/>
      <w:r w:rsidRPr="000A35A9">
        <w:t xml:space="preserve"> </w:t>
      </w:r>
      <w:r w:rsidR="00737F78">
        <w:t>“</w:t>
      </w:r>
      <w:r w:rsidRPr="000A35A9">
        <w:t>Introduction–Topic Models: What They Are and Why They Matter.</w:t>
      </w:r>
      <w:r w:rsidR="00737F78">
        <w:t>”</w:t>
      </w:r>
      <w:r w:rsidRPr="000A35A9">
        <w:t xml:space="preserve"> </w:t>
      </w:r>
      <w:r w:rsidRPr="000A35A9">
        <w:rPr>
          <w:i/>
        </w:rPr>
        <w:t>Poetics</w:t>
      </w:r>
      <w:r w:rsidRPr="000A35A9">
        <w:t xml:space="preserve"> 41.6 (2013): 545-769. </w:t>
      </w:r>
      <w:proofErr w:type="gramStart"/>
      <w:r w:rsidRPr="000A35A9">
        <w:t>Accessed April 18, 2017.</w:t>
      </w:r>
      <w:proofErr w:type="gramEnd"/>
      <w:r w:rsidRPr="000A35A9">
        <w:t xml:space="preserve"> </w:t>
      </w:r>
      <w:hyperlink r:id="rId109" w:history="1">
        <w:r w:rsidRPr="00533F62">
          <w:rPr>
            <w:rStyle w:val="Hyperlink"/>
          </w:rPr>
          <w:t>http://www.sciencedirect.com/science/article/pii/S0304422X13000685</w:t>
        </w:r>
      </w:hyperlink>
      <w:r w:rsidRPr="000A35A9">
        <w:t>.</w:t>
      </w:r>
    </w:p>
    <w:p w14:paraId="05F45A9D" w14:textId="71C6F6C7" w:rsidR="001602DF" w:rsidRDefault="001602DF" w:rsidP="001173CE">
      <w:pPr>
        <w:spacing w:before="120"/>
        <w:ind w:left="720" w:hanging="720"/>
      </w:pPr>
      <w:proofErr w:type="gramStart"/>
      <w:r w:rsidRPr="001602DF">
        <w:t>National Humanities Alliance.</w:t>
      </w:r>
      <w:proofErr w:type="gramEnd"/>
      <w:r w:rsidRPr="001602DF">
        <w:t xml:space="preserve"> </w:t>
      </w:r>
      <w:proofErr w:type="gramStart"/>
      <w:r w:rsidRPr="001602DF">
        <w:t>Home page, 2015.</w:t>
      </w:r>
      <w:proofErr w:type="gramEnd"/>
      <w:r w:rsidRPr="001602DF">
        <w:t xml:space="preserve"> </w:t>
      </w:r>
      <w:proofErr w:type="gramStart"/>
      <w:r w:rsidRPr="001602DF">
        <w:t>Accessed April 19, 2017.</w:t>
      </w:r>
      <w:proofErr w:type="gramEnd"/>
      <w:r w:rsidRPr="001602DF">
        <w:t xml:space="preserve"> </w:t>
      </w:r>
      <w:hyperlink r:id="rId110" w:history="1">
        <w:r w:rsidRPr="00A43466">
          <w:rPr>
            <w:rStyle w:val="Hyperlink"/>
          </w:rPr>
          <w:t>http://www.nhalliance.org/</w:t>
        </w:r>
      </w:hyperlink>
      <w:r w:rsidRPr="001602DF">
        <w:t>.</w:t>
      </w:r>
    </w:p>
    <w:p w14:paraId="78F62EB2" w14:textId="2D96AC4B" w:rsidR="00AA0A71" w:rsidRDefault="00AA0A71" w:rsidP="001173CE">
      <w:pPr>
        <w:spacing w:before="120"/>
        <w:ind w:left="720" w:hanging="720"/>
      </w:pPr>
      <w:proofErr w:type="gramStart"/>
      <w:r w:rsidRPr="00525D9D">
        <w:rPr>
          <w:i/>
        </w:rPr>
        <w:t>New York Times</w:t>
      </w:r>
      <w:r>
        <w:t>.</w:t>
      </w:r>
      <w:proofErr w:type="gramEnd"/>
      <w:r w:rsidRPr="00AA0A71">
        <w:t xml:space="preserve"> </w:t>
      </w:r>
      <w:proofErr w:type="gramStart"/>
      <w:r w:rsidR="00737F78">
        <w:t>“</w:t>
      </w:r>
      <w:r w:rsidRPr="00AA0A71">
        <w:t>Top Colleges Doing the Most for the American Dream</w:t>
      </w:r>
      <w:r>
        <w:t>.</w:t>
      </w:r>
      <w:r w:rsidR="00737F78">
        <w:t>”</w:t>
      </w:r>
      <w:proofErr w:type="gramEnd"/>
      <w:r>
        <w:t xml:space="preserve"> May 25, 2017. </w:t>
      </w:r>
      <w:proofErr w:type="gramStart"/>
      <w:r>
        <w:t>Accessed June 4, 2017.</w:t>
      </w:r>
      <w:proofErr w:type="gramEnd"/>
      <w:r>
        <w:t xml:space="preserve"> </w:t>
      </w:r>
      <w:hyperlink r:id="rId111" w:history="1">
        <w:r w:rsidRPr="00283BC5">
          <w:rPr>
            <w:rStyle w:val="Hyperlink"/>
          </w:rPr>
          <w:t>https://www.nytimes.com/interactive/2017/05/25/sunday-review/opinion-pell-table.html</w:t>
        </w:r>
      </w:hyperlink>
      <w:r>
        <w:t>.</w:t>
      </w:r>
    </w:p>
    <w:p w14:paraId="17888C02" w14:textId="6C60207F" w:rsidR="0068369A" w:rsidRDefault="0068369A" w:rsidP="001173CE">
      <w:pPr>
        <w:spacing w:before="120"/>
        <w:ind w:left="720" w:hanging="720"/>
      </w:pPr>
      <w:r w:rsidRPr="0068369A">
        <w:t xml:space="preserve">Nussbaum, Martha C. </w:t>
      </w:r>
      <w:r w:rsidRPr="0068369A">
        <w:rPr>
          <w:i/>
        </w:rPr>
        <w:t xml:space="preserve">Not </w:t>
      </w:r>
      <w:r w:rsidR="001F4C58">
        <w:rPr>
          <w:i/>
        </w:rPr>
        <w:t>f</w:t>
      </w:r>
      <w:r w:rsidRPr="0068369A">
        <w:rPr>
          <w:i/>
        </w:rPr>
        <w:t>or Profit: Why Democracy Needs the Humanities</w:t>
      </w:r>
      <w:r w:rsidRPr="0068369A">
        <w:t>. Princeton, NJ: Princeton University Press, 2016.</w:t>
      </w:r>
    </w:p>
    <w:p w14:paraId="084467EB" w14:textId="6DD2F142" w:rsidR="00C3438D" w:rsidRDefault="00424835" w:rsidP="00C3438D">
      <w:pPr>
        <w:spacing w:before="120"/>
        <w:ind w:left="720" w:hanging="720"/>
      </w:pPr>
      <w:r w:rsidRPr="00424835">
        <w:t xml:space="preserve">Open Science Framework. </w:t>
      </w:r>
      <w:proofErr w:type="gramStart"/>
      <w:r w:rsidRPr="00424835">
        <w:t>Home page, n. d. Center for Open Science.</w:t>
      </w:r>
      <w:proofErr w:type="gramEnd"/>
      <w:r w:rsidRPr="00424835">
        <w:t xml:space="preserve"> </w:t>
      </w:r>
      <w:proofErr w:type="gramStart"/>
      <w:r w:rsidRPr="00424835">
        <w:t>Accessed April 19, 2017.</w:t>
      </w:r>
      <w:proofErr w:type="gramEnd"/>
      <w:r w:rsidRPr="00424835">
        <w:t xml:space="preserve"> </w:t>
      </w:r>
      <w:hyperlink r:id="rId112" w:history="1">
        <w:r w:rsidRPr="00533F62">
          <w:rPr>
            <w:rStyle w:val="Hyperlink"/>
          </w:rPr>
          <w:t>https://osf.io/</w:t>
        </w:r>
      </w:hyperlink>
      <w:r w:rsidRPr="00424835">
        <w:t>.</w:t>
      </w:r>
    </w:p>
    <w:p w14:paraId="507CDBDA" w14:textId="3C46FE5F" w:rsidR="00C3438D" w:rsidRDefault="00C3438D" w:rsidP="00C3438D">
      <w:pPr>
        <w:spacing w:before="120"/>
        <w:ind w:left="720" w:hanging="720"/>
      </w:pPr>
      <w:proofErr w:type="gramStart"/>
      <w:r w:rsidRPr="00C3438D">
        <w:t xml:space="preserve">Project </w:t>
      </w:r>
      <w:proofErr w:type="spellStart"/>
      <w:r w:rsidRPr="00C3438D">
        <w:t>Jupyter</w:t>
      </w:r>
      <w:proofErr w:type="spellEnd"/>
      <w:r w:rsidRPr="00C3438D">
        <w:t xml:space="preserve"> (</w:t>
      </w:r>
      <w:proofErr w:type="spellStart"/>
      <w:r w:rsidRPr="00C3438D">
        <w:t>Jupyter</w:t>
      </w:r>
      <w:proofErr w:type="spellEnd"/>
      <w:r w:rsidRPr="00C3438D">
        <w:t xml:space="preserve"> Notebooks).</w:t>
      </w:r>
      <w:proofErr w:type="gramEnd"/>
      <w:r w:rsidRPr="00C3438D">
        <w:t xml:space="preserve"> </w:t>
      </w:r>
      <w:proofErr w:type="gramStart"/>
      <w:r w:rsidRPr="00C3438D">
        <w:t>Home page, April 13, 2017.</w:t>
      </w:r>
      <w:proofErr w:type="gramEnd"/>
      <w:r w:rsidRPr="00C3438D">
        <w:t xml:space="preserve"> </w:t>
      </w:r>
      <w:proofErr w:type="gramStart"/>
      <w:r w:rsidRPr="00C3438D">
        <w:t>Accessed April 19, 2017.</w:t>
      </w:r>
      <w:proofErr w:type="gramEnd"/>
      <w:r w:rsidRPr="00C3438D">
        <w:t xml:space="preserve"> </w:t>
      </w:r>
      <w:hyperlink r:id="rId113" w:history="1">
        <w:r w:rsidRPr="00A43466">
          <w:rPr>
            <w:rStyle w:val="Hyperlink"/>
          </w:rPr>
          <w:t>http://jupyter.org/</w:t>
        </w:r>
      </w:hyperlink>
      <w:r w:rsidRPr="00C3438D">
        <w:t>.</w:t>
      </w:r>
    </w:p>
    <w:p w14:paraId="0A994C05" w14:textId="459F5659" w:rsidR="007C3083" w:rsidRDefault="00FB3F3C" w:rsidP="00C3438D">
      <w:pPr>
        <w:spacing w:before="120"/>
        <w:ind w:left="720" w:hanging="720"/>
      </w:pPr>
      <w:proofErr w:type="spellStart"/>
      <w:proofErr w:type="gramStart"/>
      <w:r>
        <w:t>ProQuest</w:t>
      </w:r>
      <w:proofErr w:type="spellEnd"/>
      <w:r w:rsidR="007C3083">
        <w:t>.</w:t>
      </w:r>
      <w:proofErr w:type="gramEnd"/>
      <w:r w:rsidR="007C3083">
        <w:t xml:space="preserve"> Content database</w:t>
      </w:r>
      <w:r>
        <w:t>s</w:t>
      </w:r>
      <w:r w:rsidR="007C3083">
        <w:t xml:space="preserve"> </w:t>
      </w:r>
      <w:r w:rsidR="00E90EF1">
        <w:t xml:space="preserve">including </w:t>
      </w:r>
      <w:r w:rsidR="005753E8">
        <w:t xml:space="preserve">(in various overlapping </w:t>
      </w:r>
      <w:proofErr w:type="spellStart"/>
      <w:r w:rsidR="005753E8">
        <w:t>packagings</w:t>
      </w:r>
      <w:proofErr w:type="spellEnd"/>
      <w:r w:rsidR="005753E8">
        <w:t xml:space="preserve">) News &amp; Newspapers, </w:t>
      </w:r>
      <w:r w:rsidR="00E90EF1">
        <w:t xml:space="preserve">Historical Newspapers, Ethnic </w:t>
      </w:r>
      <w:proofErr w:type="spellStart"/>
      <w:r w:rsidR="00E90EF1">
        <w:t>NewsWatch</w:t>
      </w:r>
      <w:proofErr w:type="spellEnd"/>
      <w:r w:rsidR="00E90EF1">
        <w:t xml:space="preserve">, </w:t>
      </w:r>
      <w:r w:rsidR="005753E8">
        <w:t xml:space="preserve">Black Newspapers, </w:t>
      </w:r>
      <w:r w:rsidR="005753E8" w:rsidRPr="005753E8">
        <w:t>U.S. Hispanic New</w:t>
      </w:r>
      <w:r w:rsidR="001F4C58">
        <w:t>s</w:t>
      </w:r>
      <w:r w:rsidR="005753E8" w:rsidRPr="005753E8">
        <w:t>stand</w:t>
      </w:r>
      <w:r w:rsidR="005753E8">
        <w:t>,</w:t>
      </w:r>
      <w:r w:rsidR="005753E8" w:rsidRPr="005753E8">
        <w:t xml:space="preserve"> </w:t>
      </w:r>
      <w:r w:rsidR="005753E8">
        <w:t xml:space="preserve">and </w:t>
      </w:r>
      <w:proofErr w:type="spellStart"/>
      <w:r w:rsidR="00E90EF1">
        <w:t>GenderWatch</w:t>
      </w:r>
      <w:proofErr w:type="spellEnd"/>
      <w:r w:rsidR="00E90EF1">
        <w:t xml:space="preserve"> </w:t>
      </w:r>
      <w:r w:rsidR="007C3083">
        <w:t xml:space="preserve">accessible through institutional </w:t>
      </w:r>
      <w:proofErr w:type="spellStart"/>
      <w:r w:rsidR="007C3083">
        <w:t>subscription</w:t>
      </w:r>
      <w:r w:rsidR="006E79D5">
        <w:t>See</w:t>
      </w:r>
      <w:proofErr w:type="spellEnd"/>
      <w:r w:rsidR="006E79D5">
        <w:t xml:space="preserve"> </w:t>
      </w:r>
      <w:proofErr w:type="spellStart"/>
      <w:r w:rsidR="006E79D5">
        <w:t>Proquest</w:t>
      </w:r>
      <w:proofErr w:type="spellEnd"/>
      <w:r w:rsidR="006E79D5">
        <w:t xml:space="preserve">, </w:t>
      </w:r>
      <w:r w:rsidR="00737F78">
        <w:t>“</w:t>
      </w:r>
      <w:r w:rsidR="006E79D5">
        <w:t>News &amp; Newspapers,</w:t>
      </w:r>
      <w:r w:rsidR="00737F78">
        <w:t>”</w:t>
      </w:r>
      <w:r w:rsidR="006E79D5">
        <w:t xml:space="preserve"> n. d. Accessed April 20, 2017. </w:t>
      </w:r>
      <w:hyperlink r:id="rId114" w:history="1">
        <w:r w:rsidR="006E79D5" w:rsidRPr="004261D1">
          <w:rPr>
            <w:rStyle w:val="Hyperlink"/>
          </w:rPr>
          <w:t>http://www.proquest.com/libraries/academic/news-newspapers/</w:t>
        </w:r>
      </w:hyperlink>
      <w:r w:rsidR="006E79D5">
        <w:t>.</w:t>
      </w:r>
    </w:p>
    <w:p w14:paraId="7A6012BE" w14:textId="43AD220E" w:rsidR="004E5855" w:rsidRDefault="004E5855" w:rsidP="001173CE">
      <w:pPr>
        <w:spacing w:before="120"/>
        <w:ind w:left="720" w:hanging="720"/>
      </w:pPr>
      <w:proofErr w:type="gramStart"/>
      <w:r>
        <w:t>PROV. (See W3C [</w:t>
      </w:r>
      <w:r w:rsidRPr="004E5855">
        <w:t>World Wide Web Consortium</w:t>
      </w:r>
      <w:r>
        <w:t>]</w:t>
      </w:r>
      <w:r w:rsidRPr="004E5855">
        <w:t>.</w:t>
      </w:r>
      <w:proofErr w:type="gramEnd"/>
      <w:r w:rsidRPr="004E5855">
        <w:t xml:space="preserve"> </w:t>
      </w:r>
      <w:proofErr w:type="gramStart"/>
      <w:r w:rsidR="00737F78">
        <w:t>“</w:t>
      </w:r>
      <w:r w:rsidRPr="004E5855">
        <w:t>PROV-Overview.</w:t>
      </w:r>
      <w:r w:rsidR="00737F78">
        <w:t>”</w:t>
      </w:r>
      <w:proofErr w:type="gramEnd"/>
      <w:r w:rsidRPr="004E5855">
        <w:t xml:space="preserve"> April 30, 2013. </w:t>
      </w:r>
      <w:proofErr w:type="gramStart"/>
      <w:r w:rsidRPr="004E5855">
        <w:t>Accessed February 2, 2017.</w:t>
      </w:r>
      <w:proofErr w:type="gramEnd"/>
      <w:r w:rsidRPr="004E5855">
        <w:t xml:space="preserve"> </w:t>
      </w:r>
      <w:hyperlink r:id="rId115" w:history="1">
        <w:r w:rsidRPr="00533F62">
          <w:rPr>
            <w:rStyle w:val="Hyperlink"/>
          </w:rPr>
          <w:t>https://www.w3.org/TR/prov-overview/</w:t>
        </w:r>
      </w:hyperlink>
      <w:r w:rsidRPr="004E5855">
        <w:t>.</w:t>
      </w:r>
      <w:r>
        <w:t>)</w:t>
      </w:r>
    </w:p>
    <w:p w14:paraId="762BEABF" w14:textId="73D0174D" w:rsidR="00A369F1" w:rsidRDefault="00A369F1" w:rsidP="001173CE">
      <w:pPr>
        <w:spacing w:before="120"/>
        <w:ind w:left="720" w:hanging="720"/>
      </w:pPr>
      <w:proofErr w:type="gramStart"/>
      <w:r w:rsidRPr="00A369F1">
        <w:t>R-</w:t>
      </w:r>
      <w:proofErr w:type="spellStart"/>
      <w:r w:rsidRPr="00A369F1">
        <w:t>Shief</w:t>
      </w:r>
      <w:proofErr w:type="spellEnd"/>
      <w:r w:rsidRPr="00A369F1">
        <w:t>.</w:t>
      </w:r>
      <w:proofErr w:type="gramEnd"/>
      <w:r w:rsidRPr="00A369F1">
        <w:t xml:space="preserve"> </w:t>
      </w:r>
      <w:proofErr w:type="gramStart"/>
      <w:r w:rsidRPr="00A369F1">
        <w:t>Home page, 2016.</w:t>
      </w:r>
      <w:proofErr w:type="gramEnd"/>
      <w:r w:rsidRPr="00A369F1">
        <w:t xml:space="preserve"> </w:t>
      </w:r>
      <w:proofErr w:type="gramStart"/>
      <w:r w:rsidRPr="00A369F1">
        <w:t>Accessed September 11, 2016.</w:t>
      </w:r>
      <w:proofErr w:type="gramEnd"/>
      <w:r w:rsidRPr="00A369F1">
        <w:t xml:space="preserve"> </w:t>
      </w:r>
      <w:hyperlink r:id="rId116" w:history="1">
        <w:r w:rsidRPr="00A43466">
          <w:rPr>
            <w:rStyle w:val="Hyperlink"/>
          </w:rPr>
          <w:t>http://r-shief.org/</w:t>
        </w:r>
      </w:hyperlink>
      <w:r w:rsidRPr="00A369F1">
        <w:t>.</w:t>
      </w:r>
    </w:p>
    <w:p w14:paraId="111ADD89" w14:textId="5399713E" w:rsidR="001223EF" w:rsidRDefault="001223EF" w:rsidP="001173CE">
      <w:pPr>
        <w:spacing w:before="120"/>
        <w:ind w:left="720" w:hanging="720"/>
      </w:pPr>
      <w:r>
        <w:t xml:space="preserve">Rockwell, Geoffrey. </w:t>
      </w:r>
      <w:r w:rsidR="00737F78">
        <w:t>“</w:t>
      </w:r>
      <w:r w:rsidR="001F4C58">
        <w:t>2016 Chicago Colloquium on Digital Humanities a</w:t>
      </w:r>
      <w:r w:rsidRPr="001223EF">
        <w:t>nd Computer Science</w:t>
      </w:r>
      <w:r w:rsidR="00737F78">
        <w:t>”</w:t>
      </w:r>
      <w:r w:rsidR="00281B67">
        <w:t xml:space="preserve"> (notes on the conference). </w:t>
      </w:r>
      <w:proofErr w:type="gramStart"/>
      <w:r w:rsidR="00501247" w:rsidRPr="00501247">
        <w:rPr>
          <w:i/>
        </w:rPr>
        <w:t>philosophi.ca</w:t>
      </w:r>
      <w:r w:rsidR="00501247">
        <w:t xml:space="preserve"> (blog).</w:t>
      </w:r>
      <w:proofErr w:type="gramEnd"/>
      <w:r w:rsidR="00501247">
        <w:t xml:space="preserve"> </w:t>
      </w:r>
      <w:proofErr w:type="gramStart"/>
      <w:r w:rsidR="00501247">
        <w:t>Accessed April 20, 2017.</w:t>
      </w:r>
      <w:proofErr w:type="gramEnd"/>
      <w:r w:rsidR="00501247">
        <w:t xml:space="preserve"> </w:t>
      </w:r>
      <w:hyperlink r:id="rId117" w:history="1">
        <w:r w:rsidR="00501247" w:rsidRPr="00A43466">
          <w:rPr>
            <w:rStyle w:val="Hyperlink"/>
          </w:rPr>
          <w:t>http://philosophi.ca/pmwiki.php/Main/2016ChicagoColloquiumOnDigitalHumanitiesAndComputerScience</w:t>
        </w:r>
      </w:hyperlink>
      <w:r w:rsidR="00501247">
        <w:t>.</w:t>
      </w:r>
    </w:p>
    <w:p w14:paraId="4A27AE68" w14:textId="0812F873" w:rsidR="00BA19EC" w:rsidRDefault="00BA19EC" w:rsidP="006C366D">
      <w:pPr>
        <w:spacing w:before="120"/>
        <w:ind w:left="720" w:hanging="720"/>
      </w:pPr>
      <w:proofErr w:type="spellStart"/>
      <w:proofErr w:type="gramStart"/>
      <w:r w:rsidRPr="00BA19EC">
        <w:t>Schiffrin</w:t>
      </w:r>
      <w:proofErr w:type="spellEnd"/>
      <w:r w:rsidRPr="00BA19EC">
        <w:t>, Anya, and Ethan Zuckerman.</w:t>
      </w:r>
      <w:proofErr w:type="gramEnd"/>
      <w:r w:rsidRPr="00BA19EC">
        <w:t xml:space="preserve"> </w:t>
      </w:r>
      <w:r w:rsidR="00737F78">
        <w:t>“</w:t>
      </w:r>
      <w:r w:rsidRPr="00BA19EC">
        <w:t xml:space="preserve">Can We Measure Media Impact? </w:t>
      </w:r>
      <w:proofErr w:type="gramStart"/>
      <w:r w:rsidRPr="00BA19EC">
        <w:t>Surveying the Field.</w:t>
      </w:r>
      <w:r w:rsidR="00737F78">
        <w:t>”</w:t>
      </w:r>
      <w:proofErr w:type="gramEnd"/>
      <w:r w:rsidRPr="00BA19EC">
        <w:t xml:space="preserve"> </w:t>
      </w:r>
      <w:r w:rsidRPr="00525D9D">
        <w:rPr>
          <w:i/>
        </w:rPr>
        <w:t>Stanford Social Innovation Review</w:t>
      </w:r>
      <w:r w:rsidRPr="00BA19EC">
        <w:t xml:space="preserve">, </w:t>
      </w:r>
      <w:proofErr w:type="gramStart"/>
      <w:r w:rsidRPr="00BA19EC">
        <w:t>Fall</w:t>
      </w:r>
      <w:proofErr w:type="gramEnd"/>
      <w:r w:rsidRPr="00BA19EC">
        <w:t xml:space="preserve"> 2015. </w:t>
      </w:r>
      <w:proofErr w:type="gramStart"/>
      <w:r w:rsidRPr="00BA19EC">
        <w:t>Accessed June 1, 2017.</w:t>
      </w:r>
      <w:proofErr w:type="gramEnd"/>
      <w:r w:rsidRPr="00BA19EC">
        <w:t xml:space="preserve"> </w:t>
      </w:r>
      <w:hyperlink r:id="rId118" w:history="1">
        <w:r w:rsidRPr="00F40FD0">
          <w:rPr>
            <w:rStyle w:val="Hyperlink"/>
          </w:rPr>
          <w:t>https://ssir.org/articles/entry/can_we_measure_media_impact_surveying_the_field</w:t>
        </w:r>
      </w:hyperlink>
      <w:r w:rsidRPr="00BA19EC">
        <w:t>.</w:t>
      </w:r>
    </w:p>
    <w:p w14:paraId="6872AF1B" w14:textId="783CA8E1" w:rsidR="006C366D" w:rsidRDefault="006C366D" w:rsidP="006C366D">
      <w:pPr>
        <w:spacing w:before="120"/>
        <w:ind w:left="720" w:hanging="720"/>
      </w:pPr>
      <w:proofErr w:type="gramStart"/>
      <w:r w:rsidRPr="001F4E61">
        <w:t>SEASR (Software Environment for the Advancement of Scholarly Research).</w:t>
      </w:r>
      <w:proofErr w:type="gramEnd"/>
      <w:r w:rsidRPr="001F4E61">
        <w:t xml:space="preserve"> </w:t>
      </w:r>
      <w:proofErr w:type="gramStart"/>
      <w:r w:rsidRPr="001F4E61">
        <w:t>Home page, n. d. Accessed April 18, 2017.</w:t>
      </w:r>
      <w:proofErr w:type="gramEnd"/>
      <w:r w:rsidRPr="001F4E61">
        <w:t xml:space="preserve"> </w:t>
      </w:r>
      <w:hyperlink r:id="rId119" w:history="1">
        <w:r w:rsidRPr="00533F62">
          <w:rPr>
            <w:rStyle w:val="Hyperlink"/>
          </w:rPr>
          <w:t>http://www.seasr.org/</w:t>
        </w:r>
      </w:hyperlink>
      <w:r w:rsidRPr="001F4E61">
        <w:t>.</w:t>
      </w:r>
    </w:p>
    <w:p w14:paraId="62BDDC84" w14:textId="4C57A82D" w:rsidR="006E16AB" w:rsidRDefault="006E16AB" w:rsidP="006C366D">
      <w:pPr>
        <w:spacing w:before="120"/>
        <w:ind w:left="720" w:hanging="720"/>
      </w:pPr>
      <w:r w:rsidRPr="006E16AB">
        <w:t xml:space="preserve">Small, Helen. </w:t>
      </w:r>
      <w:proofErr w:type="gramStart"/>
      <w:r w:rsidRPr="006E16AB">
        <w:rPr>
          <w:i/>
        </w:rPr>
        <w:t>The Value of the Humanities</w:t>
      </w:r>
      <w:r w:rsidRPr="006E16AB">
        <w:t>.</w:t>
      </w:r>
      <w:proofErr w:type="gramEnd"/>
      <w:r w:rsidRPr="006E16AB">
        <w:t xml:space="preserve"> Oxford: Oxford University Press, 2013.</w:t>
      </w:r>
    </w:p>
    <w:p w14:paraId="59DBA462" w14:textId="78F7E846" w:rsidR="00DD3175" w:rsidRDefault="00DD3175" w:rsidP="006C366D">
      <w:pPr>
        <w:spacing w:before="120"/>
        <w:ind w:left="720" w:hanging="720"/>
      </w:pPr>
      <w:r w:rsidRPr="00DD3175">
        <w:t xml:space="preserve">Smith, </w:t>
      </w:r>
      <w:proofErr w:type="spellStart"/>
      <w:r w:rsidRPr="00DD3175">
        <w:t>Sidonie</w:t>
      </w:r>
      <w:proofErr w:type="spellEnd"/>
      <w:r w:rsidRPr="00DD3175">
        <w:t xml:space="preserve"> Ann. </w:t>
      </w:r>
      <w:r w:rsidRPr="00DD3175">
        <w:rPr>
          <w:i/>
        </w:rPr>
        <w:t>Manifesto for the Humanities: Transforming Doctoral Education in Good Enough Times</w:t>
      </w:r>
      <w:r w:rsidRPr="00DD3175">
        <w:t>. Ann Arbor: University of Michigan Press, 2016</w:t>
      </w:r>
      <w:r>
        <w:t>.</w:t>
      </w:r>
    </w:p>
    <w:p w14:paraId="53F089AC" w14:textId="16C93EF4" w:rsidR="00BC3D7D" w:rsidRDefault="00BC3D7D" w:rsidP="006C366D">
      <w:pPr>
        <w:spacing w:before="120"/>
        <w:ind w:left="720" w:hanging="720"/>
      </w:pPr>
      <w:proofErr w:type="gramStart"/>
      <w:r w:rsidRPr="00BC3D7D">
        <w:t>Society for the History of the Humanities.</w:t>
      </w:r>
      <w:proofErr w:type="gramEnd"/>
      <w:r w:rsidRPr="00BC3D7D">
        <w:t xml:space="preserve"> </w:t>
      </w:r>
      <w:proofErr w:type="gramStart"/>
      <w:r w:rsidRPr="00BC3D7D">
        <w:t>Home page, 2017.Accessed April 19, 2017.</w:t>
      </w:r>
      <w:proofErr w:type="gramEnd"/>
      <w:r w:rsidRPr="00BC3D7D">
        <w:t xml:space="preserve"> </w:t>
      </w:r>
      <w:hyperlink r:id="rId120" w:history="1">
        <w:r w:rsidRPr="00A43466">
          <w:rPr>
            <w:rStyle w:val="Hyperlink"/>
          </w:rPr>
          <w:t>http://www.historyofhumanities.org/</w:t>
        </w:r>
      </w:hyperlink>
      <w:r w:rsidRPr="00BC3D7D">
        <w:t>.</w:t>
      </w:r>
    </w:p>
    <w:p w14:paraId="4180DFB2" w14:textId="157BCA1C" w:rsidR="00FA74A5" w:rsidRDefault="00FA74A5" w:rsidP="006C366D">
      <w:pPr>
        <w:spacing w:before="120"/>
        <w:ind w:left="720" w:hanging="720"/>
      </w:pPr>
      <w:proofErr w:type="gramStart"/>
      <w:r w:rsidRPr="00FA74A5">
        <w:lastRenderedPageBreak/>
        <w:t>Sunlight Foundation.</w:t>
      </w:r>
      <w:proofErr w:type="gramEnd"/>
      <w:r w:rsidRPr="00FA74A5">
        <w:t xml:space="preserve"> </w:t>
      </w:r>
      <w:proofErr w:type="gramStart"/>
      <w:r w:rsidRPr="00FA74A5">
        <w:t>Home page, n. d. Accessed April 20, 2017.</w:t>
      </w:r>
      <w:proofErr w:type="gramEnd"/>
      <w:r w:rsidRPr="00FA74A5">
        <w:t xml:space="preserve"> </w:t>
      </w:r>
      <w:hyperlink r:id="rId121" w:history="1">
        <w:r w:rsidRPr="004261D1">
          <w:rPr>
            <w:rStyle w:val="Hyperlink"/>
          </w:rPr>
          <w:t>https://sunlightfoundation.com/</w:t>
        </w:r>
      </w:hyperlink>
      <w:r w:rsidRPr="00FA74A5">
        <w:t>.</w:t>
      </w:r>
    </w:p>
    <w:p w14:paraId="6228D360" w14:textId="1EABA6EE" w:rsidR="0003112C" w:rsidRDefault="0003112C" w:rsidP="001173CE">
      <w:pPr>
        <w:spacing w:before="120"/>
        <w:ind w:left="720" w:hanging="720"/>
      </w:pPr>
      <w:proofErr w:type="gramStart"/>
      <w:r w:rsidRPr="0003112C">
        <w:t>Text Encoding Initiative (TEI).</w:t>
      </w:r>
      <w:proofErr w:type="gramEnd"/>
      <w:r w:rsidRPr="0003112C">
        <w:t xml:space="preserve"> </w:t>
      </w:r>
      <w:proofErr w:type="gramStart"/>
      <w:r w:rsidRPr="0003112C">
        <w:t>Home page, July 19, 2016.</w:t>
      </w:r>
      <w:proofErr w:type="gramEnd"/>
      <w:r w:rsidRPr="0003112C">
        <w:t xml:space="preserve"> </w:t>
      </w:r>
      <w:proofErr w:type="gramStart"/>
      <w:r w:rsidRPr="0003112C">
        <w:t>Accessed April 19, 2017.</w:t>
      </w:r>
      <w:proofErr w:type="gramEnd"/>
      <w:r w:rsidRPr="0003112C">
        <w:t xml:space="preserve"> </w:t>
      </w:r>
      <w:hyperlink r:id="rId122" w:history="1">
        <w:r w:rsidRPr="00533F62">
          <w:rPr>
            <w:rStyle w:val="Hyperlink"/>
          </w:rPr>
          <w:t>http://www.tei-c.org/index.xml</w:t>
        </w:r>
      </w:hyperlink>
      <w:r w:rsidRPr="0003112C">
        <w:t>.</w:t>
      </w:r>
    </w:p>
    <w:p w14:paraId="4B69F7C0" w14:textId="5ACFB7AA" w:rsidR="00796549" w:rsidRDefault="00796549" w:rsidP="001173CE">
      <w:pPr>
        <w:spacing w:before="120"/>
        <w:ind w:left="720" w:hanging="720"/>
      </w:pPr>
      <w:proofErr w:type="spellStart"/>
      <w:proofErr w:type="gramStart"/>
      <w:r>
        <w:t>Ubois</w:t>
      </w:r>
      <w:proofErr w:type="spellEnd"/>
      <w:r>
        <w:t xml:space="preserve">, </w:t>
      </w:r>
      <w:proofErr w:type="spellStart"/>
      <w:r w:rsidR="007D3DFD" w:rsidRPr="007D3DFD">
        <w:t>Smiljana</w:t>
      </w:r>
      <w:proofErr w:type="spellEnd"/>
      <w:r w:rsidR="007D3DFD" w:rsidRPr="007D3DFD">
        <w:t xml:space="preserve"> </w:t>
      </w:r>
      <w:proofErr w:type="spellStart"/>
      <w:r w:rsidR="007D3DFD" w:rsidRPr="007D3DFD">
        <w:t>Antonijievic</w:t>
      </w:r>
      <w:proofErr w:type="spellEnd"/>
      <w:r>
        <w:t xml:space="preserve">, and </w:t>
      </w:r>
      <w:proofErr w:type="spellStart"/>
      <w:r>
        <w:t>Ellysa</w:t>
      </w:r>
      <w:proofErr w:type="spellEnd"/>
      <w:r>
        <w:t xml:space="preserve"> Stern </w:t>
      </w:r>
      <w:proofErr w:type="spellStart"/>
      <w:r>
        <w:t>Cahoy</w:t>
      </w:r>
      <w:proofErr w:type="spellEnd"/>
      <w:r>
        <w:t>.</w:t>
      </w:r>
      <w:proofErr w:type="gramEnd"/>
      <w:r>
        <w:t xml:space="preserve"> </w:t>
      </w:r>
      <w:proofErr w:type="gramStart"/>
      <w:r w:rsidR="00737F78">
        <w:t>“</w:t>
      </w:r>
      <w:r w:rsidRPr="00796549">
        <w:t>Supporting Humanists</w:t>
      </w:r>
      <w:r w:rsidR="00737F78">
        <w:t>’</w:t>
      </w:r>
      <w:r w:rsidRPr="00796549">
        <w:t xml:space="preserve"> Digital Workflow</w:t>
      </w:r>
      <w:r>
        <w:t>.</w:t>
      </w:r>
      <w:r w:rsidR="00737F78">
        <w:t>”</w:t>
      </w:r>
      <w:proofErr w:type="gramEnd"/>
      <w:r>
        <w:t xml:space="preserve"> (See notes on talk by </w:t>
      </w:r>
      <w:r w:rsidRPr="00796549">
        <w:t>Rockwell</w:t>
      </w:r>
      <w:r>
        <w:t>.)</w:t>
      </w:r>
    </w:p>
    <w:p w14:paraId="50413923" w14:textId="5D79E7CF" w:rsidR="00F003FF" w:rsidRDefault="00F003FF" w:rsidP="001173CE">
      <w:pPr>
        <w:spacing w:before="120"/>
        <w:ind w:left="720" w:hanging="720"/>
      </w:pPr>
      <w:r w:rsidRPr="00F003FF">
        <w:t xml:space="preserve">Underwood, Ted. </w:t>
      </w:r>
      <w:r w:rsidR="00737F78">
        <w:t>“</w:t>
      </w:r>
      <w:r w:rsidRPr="00F003FF">
        <w:t>Topic Modeling Made Just Simple Enough.</w:t>
      </w:r>
      <w:r w:rsidR="00737F78">
        <w:t>”</w:t>
      </w:r>
      <w:r w:rsidRPr="00F003FF">
        <w:t xml:space="preserve"> </w:t>
      </w:r>
      <w:proofErr w:type="gramStart"/>
      <w:r w:rsidRPr="00F003FF">
        <w:rPr>
          <w:i/>
        </w:rPr>
        <w:t>The Stone and the Shell</w:t>
      </w:r>
      <w:r>
        <w:t xml:space="preserve"> (blog)</w:t>
      </w:r>
      <w:r w:rsidRPr="00F003FF">
        <w:t>, April 7, 2012.</w:t>
      </w:r>
      <w:proofErr w:type="gramEnd"/>
      <w:r w:rsidRPr="00F003FF">
        <w:t xml:space="preserve"> </w:t>
      </w:r>
      <w:proofErr w:type="gramStart"/>
      <w:r w:rsidRPr="00F003FF">
        <w:t>Accessed February 15, 2017.</w:t>
      </w:r>
      <w:proofErr w:type="gramEnd"/>
      <w:r w:rsidRPr="00F003FF">
        <w:t xml:space="preserve"> </w:t>
      </w:r>
      <w:hyperlink r:id="rId123" w:history="1">
        <w:r w:rsidRPr="00533F62">
          <w:rPr>
            <w:rStyle w:val="Hyperlink"/>
          </w:rPr>
          <w:t>http://tedunderwood.com/2012/04/07/topic-modeling-made-just-simple-enough/</w:t>
        </w:r>
      </w:hyperlink>
      <w:r w:rsidRPr="00F003FF">
        <w:t>.</w:t>
      </w:r>
    </w:p>
    <w:p w14:paraId="7AF29306" w14:textId="6076B2BC" w:rsidR="00A819BE" w:rsidRDefault="00A819BE" w:rsidP="001173CE">
      <w:pPr>
        <w:spacing w:before="120"/>
        <w:ind w:left="720" w:hanging="720"/>
      </w:pPr>
      <w:proofErr w:type="gramStart"/>
      <w:r w:rsidRPr="00A819BE">
        <w:t>University of Miami</w:t>
      </w:r>
      <w:r>
        <w:t>.</w:t>
      </w:r>
      <w:proofErr w:type="gramEnd"/>
      <w:r w:rsidRPr="00A819BE">
        <w:t xml:space="preserve"> </w:t>
      </w:r>
      <w:r w:rsidRPr="00A819BE">
        <w:rPr>
          <w:i/>
        </w:rPr>
        <w:t>Fact Book 2016-17 (</w:t>
      </w:r>
      <w:proofErr w:type="gramStart"/>
      <w:r w:rsidRPr="00A819BE">
        <w:rPr>
          <w:i/>
        </w:rPr>
        <w:t>Fall</w:t>
      </w:r>
      <w:proofErr w:type="gramEnd"/>
      <w:r w:rsidRPr="00A819BE">
        <w:rPr>
          <w:i/>
        </w:rPr>
        <w:t xml:space="preserve"> 2016 Fact Book)</w:t>
      </w:r>
      <w:r>
        <w:t xml:space="preserve">. 2017. University of Miami. </w:t>
      </w:r>
      <w:proofErr w:type="gramStart"/>
      <w:r>
        <w:t>Accessed April 21, 2017.</w:t>
      </w:r>
      <w:proofErr w:type="gramEnd"/>
      <w:r>
        <w:t xml:space="preserve"> </w:t>
      </w:r>
      <w:hyperlink r:id="rId124" w:history="1">
        <w:r w:rsidRPr="004261D1">
          <w:rPr>
            <w:rStyle w:val="Hyperlink"/>
          </w:rPr>
          <w:t>http://www.miami.edu/index.php/Fact_Book_2016-2017</w:t>
        </w:r>
      </w:hyperlink>
      <w:r>
        <w:t>.</w:t>
      </w:r>
    </w:p>
    <w:p w14:paraId="137D1D34" w14:textId="703D086E" w:rsidR="0011532C" w:rsidRDefault="0011532C" w:rsidP="001173CE">
      <w:pPr>
        <w:spacing w:before="120"/>
        <w:ind w:left="720" w:hanging="720"/>
      </w:pPr>
      <w:r>
        <w:t xml:space="preserve">U. S. Department of Education. </w:t>
      </w:r>
      <w:proofErr w:type="gramStart"/>
      <w:r w:rsidR="00737F78">
        <w:t>“</w:t>
      </w:r>
      <w:r>
        <w:t>Developing Hispanic-Serving Institutions Program - Title V.</w:t>
      </w:r>
      <w:r w:rsidR="00737F78">
        <w:t>”</w:t>
      </w:r>
      <w:proofErr w:type="gramEnd"/>
      <w:r>
        <w:t xml:space="preserve"> N. d. Accessed April 21, 2017. </w:t>
      </w:r>
      <w:hyperlink r:id="rId125" w:history="1">
        <w:r w:rsidRPr="004261D1">
          <w:rPr>
            <w:rStyle w:val="Hyperlink"/>
          </w:rPr>
          <w:t>https://ed.gov/programs/idueshsi/index.html?src=rt</w:t>
        </w:r>
      </w:hyperlink>
      <w:r>
        <w:t>.</w:t>
      </w:r>
    </w:p>
    <w:p w14:paraId="1D950479" w14:textId="4B347007" w:rsidR="00BE3ACB" w:rsidRDefault="00BE3ACB" w:rsidP="001173CE">
      <w:pPr>
        <w:spacing w:before="120"/>
        <w:ind w:left="720" w:hanging="720"/>
      </w:pPr>
      <w:r w:rsidRPr="00BE3ACB">
        <w:t>U</w:t>
      </w:r>
      <w:r w:rsidR="0011532C">
        <w:t xml:space="preserve">. S. </w:t>
      </w:r>
      <w:r w:rsidRPr="00BE3ACB">
        <w:t xml:space="preserve">Government Publishing Office. </w:t>
      </w:r>
      <w:proofErr w:type="gramStart"/>
      <w:r w:rsidRPr="00BE3ACB">
        <w:t>Home page, n. d. Accessed April 20, 2017.</w:t>
      </w:r>
      <w:proofErr w:type="gramEnd"/>
      <w:r w:rsidRPr="00BE3ACB">
        <w:t xml:space="preserve"> </w:t>
      </w:r>
      <w:hyperlink r:id="rId126" w:history="1">
        <w:r w:rsidRPr="004261D1">
          <w:rPr>
            <w:rStyle w:val="Hyperlink"/>
          </w:rPr>
          <w:t>https://www.gpo.gov/</w:t>
        </w:r>
      </w:hyperlink>
      <w:r w:rsidRPr="00BE3ACB">
        <w:t>.</w:t>
      </w:r>
    </w:p>
    <w:p w14:paraId="0E9FC6FF" w14:textId="0FD16CC5" w:rsidR="00581315" w:rsidRDefault="008933B1" w:rsidP="001173CE">
      <w:pPr>
        <w:spacing w:before="120"/>
        <w:ind w:left="720" w:hanging="720"/>
      </w:pPr>
      <w:proofErr w:type="gramStart"/>
      <w:r>
        <w:t>WE1S (WhatEvery1Says)</w:t>
      </w:r>
      <w:r w:rsidR="00581315">
        <w:t>.</w:t>
      </w:r>
      <w:proofErr w:type="gramEnd"/>
      <w:r>
        <w:t xml:space="preserve"> </w:t>
      </w:r>
      <w:proofErr w:type="gramStart"/>
      <w:r w:rsidR="00581315">
        <w:t>Home page, 2017.</w:t>
      </w:r>
      <w:proofErr w:type="gramEnd"/>
      <w:r w:rsidR="00581315">
        <w:t xml:space="preserve"> </w:t>
      </w:r>
      <w:hyperlink r:id="rId127" w:history="1">
        <w:r w:rsidR="00581315" w:rsidRPr="001E2BE2">
          <w:rPr>
            <w:rStyle w:val="Hyperlink"/>
          </w:rPr>
          <w:t>http://we1s.ucsb.edu</w:t>
        </w:r>
      </w:hyperlink>
      <w:r w:rsidR="00581315">
        <w:t>.</w:t>
      </w:r>
    </w:p>
    <w:p w14:paraId="17776CEF" w14:textId="5CACC60C" w:rsidR="008933B1" w:rsidRDefault="00581315" w:rsidP="001173CE">
      <w:pPr>
        <w:spacing w:before="120"/>
        <w:ind w:left="720" w:hanging="720"/>
      </w:pPr>
      <w:r>
        <w:t xml:space="preserve">__________. </w:t>
      </w:r>
      <w:r w:rsidR="008933B1">
        <w:t>Project D</w:t>
      </w:r>
      <w:r w:rsidR="008933B1" w:rsidRPr="008933B1">
        <w:t>evelopers</w:t>
      </w:r>
      <w:r w:rsidR="00737F78">
        <w:t>’</w:t>
      </w:r>
      <w:r w:rsidR="008933B1" w:rsidRPr="008933B1">
        <w:t xml:space="preserve"> Web site</w:t>
      </w:r>
      <w:r w:rsidR="008933B1">
        <w:t xml:space="preserve">. </w:t>
      </w:r>
      <w:hyperlink r:id="rId128" w:history="1">
        <w:r w:rsidR="008933B1" w:rsidRPr="008933B1">
          <w:rPr>
            <w:rStyle w:val="Hyperlink"/>
          </w:rPr>
          <w:t>http://4humwhatevery1says.pbworks.com</w:t>
        </w:r>
      </w:hyperlink>
      <w:r w:rsidR="008933B1" w:rsidRPr="008933B1">
        <w:t xml:space="preserve">. </w:t>
      </w:r>
      <w:r w:rsidR="008933B1">
        <w:t>(Current s</w:t>
      </w:r>
      <w:r w:rsidR="008933B1" w:rsidRPr="008933B1">
        <w:t>ynopsis of project presented on a public-facing Web site</w:t>
      </w:r>
      <w:r w:rsidR="008933B1">
        <w:t xml:space="preserve">: </w:t>
      </w:r>
      <w:hyperlink r:id="rId129" w:history="1">
        <w:r w:rsidR="008933B1" w:rsidRPr="008933B1">
          <w:rPr>
            <w:rStyle w:val="Hyperlink"/>
          </w:rPr>
          <w:t>http://4humanities.org/category/whatevery1says/</w:t>
        </w:r>
      </w:hyperlink>
      <w:r w:rsidR="008933B1" w:rsidRPr="008933B1">
        <w:t>).</w:t>
      </w:r>
    </w:p>
    <w:p w14:paraId="627BFF54" w14:textId="4151A6CD" w:rsidR="00F23798" w:rsidRDefault="00F23798" w:rsidP="001173CE">
      <w:pPr>
        <w:spacing w:before="120"/>
        <w:ind w:left="720" w:hanging="720"/>
      </w:pPr>
      <w:r>
        <w:t xml:space="preserve">__________. </w:t>
      </w:r>
      <w:r w:rsidR="00737F78">
        <w:t>“</w:t>
      </w:r>
      <w:r w:rsidRPr="00F23798">
        <w:t xml:space="preserve">How Public Media in the US and UK Compare in Their Terminology </w:t>
      </w:r>
      <w:r w:rsidR="00396D05">
        <w:t>f</w:t>
      </w:r>
      <w:r w:rsidRPr="00F23798">
        <w:t>or the Humanities</w:t>
      </w:r>
      <w:r>
        <w:t>.</w:t>
      </w:r>
      <w:r w:rsidR="00737F78">
        <w:t>”</w:t>
      </w:r>
      <w:r>
        <w:t xml:space="preserve"> August 3, 2015. </w:t>
      </w:r>
      <w:proofErr w:type="gramStart"/>
      <w:r>
        <w:t>Accessed May 27, 2017.</w:t>
      </w:r>
      <w:proofErr w:type="gramEnd"/>
      <w:r>
        <w:t xml:space="preserve"> </w:t>
      </w:r>
      <w:hyperlink r:id="rId130" w:history="1">
        <w:r w:rsidRPr="00F23798">
          <w:rPr>
            <w:rStyle w:val="Hyperlink"/>
          </w:rPr>
          <w:t>http://4humwhatevery1says.pbworks.com/w/page/98623971/How%20Public%20Media%20in%20the%20US%20and%20UK%20Compare%20in%20Their%20Terminology%20For%20the%20Humanities</w:t>
        </w:r>
      </w:hyperlink>
      <w:r>
        <w:t>.</w:t>
      </w:r>
    </w:p>
    <w:p w14:paraId="7081B051" w14:textId="7BF82DF4" w:rsidR="009D12F4" w:rsidRDefault="009D12F4" w:rsidP="001173CE">
      <w:pPr>
        <w:spacing w:before="120"/>
        <w:ind w:left="720" w:hanging="720"/>
      </w:pPr>
      <w:r>
        <w:t xml:space="preserve">__________. </w:t>
      </w:r>
      <w:proofErr w:type="gramStart"/>
      <w:r>
        <w:t>Making the Humanities Public (undergraduate collaborative research group project).</w:t>
      </w:r>
      <w:proofErr w:type="gramEnd"/>
      <w:r>
        <w:t xml:space="preserve"> </w:t>
      </w:r>
      <w:proofErr w:type="gramStart"/>
      <w:r>
        <w:t>Home page, December 18, 2016.</w:t>
      </w:r>
      <w:proofErr w:type="gramEnd"/>
      <w:r>
        <w:t xml:space="preserve"> </w:t>
      </w:r>
      <w:proofErr w:type="gramStart"/>
      <w:r>
        <w:t>Accessed April 21, 2017.</w:t>
      </w:r>
      <w:proofErr w:type="gramEnd"/>
      <w:r>
        <w:t xml:space="preserve"> </w:t>
      </w:r>
      <w:hyperlink r:id="rId131" w:history="1">
        <w:r w:rsidRPr="00C9718F">
          <w:rPr>
            <w:rStyle w:val="Hyperlink"/>
          </w:rPr>
          <w:t>http://liucrgs.pbworks.com</w:t>
        </w:r>
      </w:hyperlink>
      <w:r>
        <w:t>.</w:t>
      </w:r>
    </w:p>
    <w:p w14:paraId="58D28A67" w14:textId="4AB8F853" w:rsidR="00515C07" w:rsidRDefault="00515C07" w:rsidP="001173CE">
      <w:pPr>
        <w:spacing w:before="120"/>
        <w:ind w:left="720" w:hanging="720"/>
      </w:pPr>
      <w:r>
        <w:t xml:space="preserve">__________. </w:t>
      </w:r>
      <w:proofErr w:type="gramStart"/>
      <w:r w:rsidR="00737F78">
        <w:t>“</w:t>
      </w:r>
      <w:r>
        <w:t>Topic Modeling Systems and Interfaces.</w:t>
      </w:r>
      <w:r w:rsidR="00737F78">
        <w:t>”</w:t>
      </w:r>
      <w:proofErr w:type="gramEnd"/>
      <w:r>
        <w:t xml:space="preserve"> November 12, 2016. </w:t>
      </w:r>
      <w:proofErr w:type="gramStart"/>
      <w:r>
        <w:t>Accessed April 20, 2017.</w:t>
      </w:r>
      <w:proofErr w:type="gramEnd"/>
      <w:r>
        <w:t xml:space="preserve"> </w:t>
      </w:r>
      <w:hyperlink r:id="rId132" w:history="1">
        <w:r w:rsidRPr="004261D1">
          <w:rPr>
            <w:rStyle w:val="Hyperlink"/>
          </w:rPr>
          <w:t>http://4humwhatevery1says.pbworks.com/w/page/104256241/Topic%20Modeling%20Systems%20and%20Interfaces</w:t>
        </w:r>
      </w:hyperlink>
      <w:r>
        <w:t>.</w:t>
      </w:r>
    </w:p>
    <w:p w14:paraId="590E68F7" w14:textId="452B9861" w:rsidR="00390EEF" w:rsidRDefault="000C7816" w:rsidP="00390EEF">
      <w:pPr>
        <w:spacing w:before="120"/>
        <w:ind w:left="720" w:hanging="720"/>
      </w:pPr>
      <w:proofErr w:type="gramStart"/>
      <w:r>
        <w:t>W</w:t>
      </w:r>
      <w:r w:rsidR="00390EEF">
        <w:t>hitehouse.gov (The White House)</w:t>
      </w:r>
      <w:r w:rsidR="00BA4AB0">
        <w:t>.</w:t>
      </w:r>
      <w:proofErr w:type="gramEnd"/>
      <w:r w:rsidR="00BA4AB0">
        <w:t xml:space="preserve"> </w:t>
      </w:r>
      <w:proofErr w:type="gramStart"/>
      <w:r w:rsidR="00390EEF">
        <w:t>Home page, n. d. Accessed April 20, 2017.</w:t>
      </w:r>
      <w:proofErr w:type="gramEnd"/>
      <w:r w:rsidR="00390EEF">
        <w:t xml:space="preserve"> </w:t>
      </w:r>
      <w:hyperlink r:id="rId133" w:history="1">
        <w:r w:rsidR="00390EEF" w:rsidRPr="004261D1">
          <w:rPr>
            <w:rStyle w:val="Hyperlink"/>
          </w:rPr>
          <w:t>https://www.whitehouse.gov/</w:t>
        </w:r>
      </w:hyperlink>
      <w:r w:rsidR="00390EEF">
        <w:t>.</w:t>
      </w:r>
    </w:p>
    <w:p w14:paraId="01BFD42B" w14:textId="4C668EBE" w:rsidR="00E73664" w:rsidRDefault="00E73664" w:rsidP="001173CE">
      <w:pPr>
        <w:spacing w:before="120"/>
        <w:ind w:left="720" w:hanging="720"/>
      </w:pPr>
      <w:proofErr w:type="gramStart"/>
      <w:r>
        <w:t>Wings.</w:t>
      </w:r>
      <w:proofErr w:type="gramEnd"/>
      <w:r>
        <w:t xml:space="preserve"> </w:t>
      </w:r>
      <w:proofErr w:type="gramStart"/>
      <w:r>
        <w:t>Home page.</w:t>
      </w:r>
      <w:proofErr w:type="gramEnd"/>
      <w:r>
        <w:t xml:space="preserve"> May 8</w:t>
      </w:r>
      <w:proofErr w:type="gramStart"/>
      <w:r>
        <w:t>,2016</w:t>
      </w:r>
      <w:proofErr w:type="gramEnd"/>
      <w:r>
        <w:t xml:space="preserve">. </w:t>
      </w:r>
      <w:proofErr w:type="gramStart"/>
      <w:r>
        <w:t>Accessed February 2, 2017.</w:t>
      </w:r>
      <w:proofErr w:type="gramEnd"/>
      <w:r>
        <w:t xml:space="preserve"> </w:t>
      </w:r>
      <w:hyperlink r:id="rId134">
        <w:r>
          <w:rPr>
            <w:color w:val="1155CC"/>
            <w:u w:val="single"/>
          </w:rPr>
          <w:t>http://www.wings-workflows.org/</w:t>
        </w:r>
      </w:hyperlink>
      <w:r>
        <w:t>.</w:t>
      </w:r>
    </w:p>
    <w:p w14:paraId="157EF6A7" w14:textId="07148F27" w:rsidR="00CE71F0" w:rsidRDefault="00CE71F0" w:rsidP="001173CE">
      <w:pPr>
        <w:spacing w:before="120"/>
        <w:ind w:left="720" w:hanging="720"/>
      </w:pPr>
      <w:r>
        <w:t xml:space="preserve">Yang, Henry. </w:t>
      </w:r>
      <w:proofErr w:type="gramStart"/>
      <w:r w:rsidR="00737F78">
        <w:t>“</w:t>
      </w:r>
      <w:del w:id="137" w:author="Scott Kleinman" w:date="2017-10-02T09:18:00Z">
        <w:r w:rsidRPr="00CE71F0" w:rsidDel="00737F78">
          <w:delText xml:space="preserve"> </w:delText>
        </w:r>
      </w:del>
      <w:r w:rsidRPr="00CE71F0">
        <w:t>A Message on Diversity from Chancellor Henry T. Yang</w:t>
      </w:r>
      <w:r>
        <w:t>.</w:t>
      </w:r>
      <w:r w:rsidR="00737F78">
        <w:t>”</w:t>
      </w:r>
      <w:proofErr w:type="gramEnd"/>
      <w:r>
        <w:t xml:space="preserve"> University of California, n. d.</w:t>
      </w:r>
      <w:r w:rsidR="00597D43">
        <w:t xml:space="preserve"> Accessed April 10, 2017. </w:t>
      </w:r>
      <w:hyperlink r:id="rId135" w:history="1">
        <w:r w:rsidRPr="00A53C70">
          <w:rPr>
            <w:rStyle w:val="Hyperlink"/>
          </w:rPr>
          <w:t>http://diversity.evc.ucsb.edu/message.from.the.chancellor/</w:t>
        </w:r>
      </w:hyperlink>
      <w:r>
        <w:t>.</w:t>
      </w:r>
    </w:p>
    <w:sectPr w:rsidR="00CE71F0">
      <w:headerReference w:type="default" r:id="rId1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AA7437" w14:textId="77777777" w:rsidR="001478D9" w:rsidRDefault="001478D9">
      <w:pPr>
        <w:spacing w:line="240" w:lineRule="auto"/>
      </w:pPr>
      <w:r>
        <w:separator/>
      </w:r>
    </w:p>
  </w:endnote>
  <w:endnote w:type="continuationSeparator" w:id="0">
    <w:p w14:paraId="4D829DF3" w14:textId="77777777" w:rsidR="001478D9" w:rsidRDefault="001478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C62834" w14:textId="77777777" w:rsidR="001478D9" w:rsidRDefault="001478D9">
      <w:pPr>
        <w:spacing w:line="240" w:lineRule="auto"/>
      </w:pPr>
      <w:r>
        <w:separator/>
      </w:r>
    </w:p>
  </w:footnote>
  <w:footnote w:type="continuationSeparator" w:id="0">
    <w:p w14:paraId="6DB5AA38" w14:textId="77777777" w:rsidR="001478D9" w:rsidRDefault="001478D9">
      <w:pPr>
        <w:spacing w:line="240" w:lineRule="auto"/>
      </w:pPr>
      <w:r>
        <w:continuationSeparator/>
      </w:r>
    </w:p>
  </w:footnote>
  <w:footnote w:id="1">
    <w:p w14:paraId="5EEC72D2" w14:textId="7A17D311" w:rsidR="00BB17B5" w:rsidRDefault="00BB17B5" w:rsidP="00525D9D">
      <w:pPr>
        <w:pStyle w:val="FootnoteText"/>
        <w:spacing w:after="120"/>
        <w:rPr>
          <w:rFonts w:ascii="Calibri" w:eastAsia="Calibri" w:hAnsi="Calibri" w:cs="Calibri"/>
        </w:rPr>
      </w:pPr>
      <w:r>
        <w:rPr>
          <w:vertAlign w:val="superscript"/>
        </w:rPr>
        <w:footnoteRef/>
      </w:r>
      <w:r>
        <w:rPr>
          <w:rFonts w:ascii="Calibri" w:eastAsia="Calibri" w:hAnsi="Calibri" w:cs="Calibri"/>
        </w:rPr>
        <w:t xml:space="preserve"> </w:t>
      </w:r>
      <w:r w:rsidRPr="005C646C">
        <w:rPr>
          <w:rFonts w:eastAsia="Calibri"/>
        </w:rPr>
        <w:t xml:space="preserve">Other major reports on the </w:t>
      </w:r>
      <w:r w:rsidRPr="00525D9D">
        <w:t>humanities</w:t>
      </w:r>
      <w:r w:rsidRPr="005C646C">
        <w:rPr>
          <w:rFonts w:eastAsia="Calibri"/>
        </w:rPr>
        <w:t xml:space="preserve"> are listed under </w:t>
      </w:r>
      <w:hyperlink r:id="rId1">
        <w:r w:rsidR="00737F78">
          <w:rPr>
            <w:rFonts w:eastAsia="Calibri"/>
            <w:color w:val="1155CC"/>
            <w:u w:val="single"/>
          </w:rPr>
          <w:t>“</w:t>
        </w:r>
        <w:r w:rsidRPr="005C646C">
          <w:rPr>
            <w:rFonts w:eastAsia="Calibri"/>
            <w:color w:val="1155CC"/>
            <w:u w:val="single"/>
          </w:rPr>
          <w:t>Resources</w:t>
        </w:r>
        <w:r w:rsidR="00737F78">
          <w:rPr>
            <w:rFonts w:eastAsia="Calibri"/>
            <w:color w:val="1155CC"/>
            <w:u w:val="single"/>
          </w:rPr>
          <w:t>”</w:t>
        </w:r>
      </w:hyperlink>
      <w:r w:rsidRPr="005C646C">
        <w:rPr>
          <w:rFonts w:eastAsia="Calibri"/>
        </w:rPr>
        <w:t xml:space="preserve"> on the site of the Commission on the Humanities and Social Science.</w:t>
      </w:r>
    </w:p>
  </w:footnote>
  <w:footnote w:id="2">
    <w:p w14:paraId="0928B067" w14:textId="77777777" w:rsidR="00BB17B5" w:rsidRDefault="00BB17B5" w:rsidP="00A924D2">
      <w:pPr>
        <w:pStyle w:val="FootnoteText"/>
        <w:spacing w:after="120"/>
      </w:pPr>
      <w:r>
        <w:rPr>
          <w:rStyle w:val="FootnoteReference"/>
        </w:rPr>
        <w:footnoteRef/>
      </w:r>
      <w:r>
        <w:t xml:space="preserve"> </w:t>
      </w:r>
      <w:r w:rsidRPr="006559C0">
        <w:t xml:space="preserve">The </w:t>
      </w:r>
      <w:hyperlink r:id="rId2" w:history="1">
        <w:r w:rsidRPr="00292512">
          <w:rPr>
            <w:rStyle w:val="Hyperlink"/>
          </w:rPr>
          <w:t>Lexomics</w:t>
        </w:r>
      </w:hyperlink>
      <w:r w:rsidRPr="006559C0">
        <w:t xml:space="preserve"> project was initially formed with the aid of a Mellon Foundatio</w:t>
      </w:r>
      <w:r>
        <w:t>n grant to Wheaton College, Massachusetts,</w:t>
      </w:r>
      <w:r w:rsidRPr="006559C0">
        <w:t xml:space="preserve"> to foster interdisciplinary connections in its curriculum and to support student-faculty collaborative research during summer </w:t>
      </w:r>
      <w:r>
        <w:t>2007</w:t>
      </w:r>
      <w:r w:rsidRPr="006559C0">
        <w:t>. Its summer research model has continued every year since. The Lexomics group now includes participants from multiple institutions, and its Lexos tool is widely</w:t>
      </w:r>
      <w:r>
        <w:t xml:space="preserve"> used for teaching and research</w:t>
      </w:r>
      <w:r w:rsidRPr="006559C0">
        <w:t>.</w:t>
      </w:r>
    </w:p>
  </w:footnote>
  <w:footnote w:id="3">
    <w:p w14:paraId="3602ACE2" w14:textId="3CE78ED6" w:rsidR="00BB17B5" w:rsidRDefault="00BB17B5" w:rsidP="0084022C">
      <w:pPr>
        <w:pStyle w:val="FootnoteText"/>
        <w:spacing w:after="120"/>
      </w:pPr>
      <w:r>
        <w:rPr>
          <w:rStyle w:val="FootnoteReference"/>
        </w:rPr>
        <w:footnoteRef/>
      </w:r>
      <w:r>
        <w:t xml:space="preserve"> The JSON serialization format organizes information into keyword-value pairs for describing a resource or process. Such files are generally readable by humans, but can also be parsed by computers.</w:t>
      </w:r>
    </w:p>
  </w:footnote>
  <w:footnote w:id="4">
    <w:p w14:paraId="7259C75D" w14:textId="51DF9294" w:rsidR="00BB17B5" w:rsidRDefault="00BB17B5" w:rsidP="00525D9D">
      <w:pPr>
        <w:pStyle w:val="FootnoteText"/>
        <w:spacing w:after="120"/>
      </w:pPr>
      <w:r>
        <w:rPr>
          <w:rStyle w:val="FootnoteReference"/>
        </w:rPr>
        <w:footnoteRef/>
      </w:r>
      <w:r>
        <w:t xml:space="preserve"> </w:t>
      </w:r>
      <w:hyperlink r:id="rId3" w:history="1">
        <w:r w:rsidRPr="00A0235A">
          <w:rPr>
            <w:rStyle w:val="Hyperlink"/>
          </w:rPr>
          <w:t>Jupyter notebooks</w:t>
        </w:r>
      </w:hyperlink>
      <w:r>
        <w:t xml:space="preserve"> (previously known as </w:t>
      </w:r>
      <w:r w:rsidR="00737F78">
        <w:t>“</w:t>
      </w:r>
      <w:proofErr w:type="spellStart"/>
      <w:r>
        <w:t>iPython</w:t>
      </w:r>
      <w:proofErr w:type="spellEnd"/>
      <w:r>
        <w:t xml:space="preserve"> notebooks</w:t>
      </w:r>
      <w:r w:rsidR="00737F78">
        <w:t>”</w:t>
      </w:r>
      <w:r>
        <w:t>) are documents stored in the JSON format that can not only narrate data processing steps but run actual code in step-by-step modules.</w:t>
      </w:r>
    </w:p>
  </w:footnote>
  <w:footnote w:id="5">
    <w:p w14:paraId="0D646329" w14:textId="0A2443D6" w:rsidR="00BB17B5" w:rsidRDefault="00BB17B5" w:rsidP="00525D9D">
      <w:pPr>
        <w:pStyle w:val="FootnoteText"/>
      </w:pPr>
      <w:r>
        <w:rPr>
          <w:rStyle w:val="FootnoteReference"/>
        </w:rPr>
        <w:footnoteRef/>
      </w:r>
      <w:r>
        <w:t xml:space="preserve"> Recent research on open, shareable, and reproducible data workflows in the sciences includes articles by Daniel </w:t>
      </w:r>
      <w:proofErr w:type="spellStart"/>
      <w:r>
        <w:t>Garijo</w:t>
      </w:r>
      <w:proofErr w:type="spellEnd"/>
      <w:r>
        <w:t xml:space="preserve"> and Yolanda Gil. There has been some early research on digital humanities workflow</w:t>
      </w:r>
      <w:del w:id="44" w:author="Scott Kleinman" w:date="2017-10-02T08:58:00Z">
        <w:r w:rsidDel="00BB17B5">
          <w:delText>--</w:delText>
        </w:r>
      </w:del>
      <w:ins w:id="45" w:author="Scott Kleinman" w:date="2017-10-02T08:58:00Z">
        <w:r>
          <w:t>―</w:t>
        </w:r>
      </w:ins>
      <w:proofErr w:type="gramStart"/>
      <w:r>
        <w:t>e.g.,</w:t>
      </w:r>
      <w:proofErr w:type="gramEnd"/>
      <w:r>
        <w:t xml:space="preserve"> James Clawson, </w:t>
      </w:r>
      <w:r w:rsidR="00737F78">
        <w:t>“</w:t>
      </w:r>
      <w:r>
        <w:t>Who</w:t>
      </w:r>
      <w:r w:rsidR="00737F78">
        <w:t>’</w:t>
      </w:r>
      <w:r>
        <w:t>s Afraid of Topic Modeling? Proposing a Collaborative Workflow</w:t>
      </w:r>
      <w:r w:rsidR="00737F78">
        <w:t>”</w:t>
      </w:r>
      <w:r>
        <w:t xml:space="preserve">; and </w:t>
      </w:r>
      <w:proofErr w:type="spellStart"/>
      <w:r>
        <w:t>Smiljana</w:t>
      </w:r>
      <w:proofErr w:type="spellEnd"/>
      <w:r>
        <w:t xml:space="preserve"> </w:t>
      </w:r>
      <w:proofErr w:type="spellStart"/>
      <w:r>
        <w:t>Antonijievic</w:t>
      </w:r>
      <w:proofErr w:type="spellEnd"/>
      <w:r>
        <w:t xml:space="preserve"> </w:t>
      </w:r>
      <w:proofErr w:type="spellStart"/>
      <w:r>
        <w:t>Ubois</w:t>
      </w:r>
      <w:proofErr w:type="spellEnd"/>
      <w:r>
        <w:t xml:space="preserve"> and </w:t>
      </w:r>
      <w:proofErr w:type="spellStart"/>
      <w:r>
        <w:t>Ellysa</w:t>
      </w:r>
      <w:proofErr w:type="spellEnd"/>
      <w:r>
        <w:t xml:space="preserve"> Stern </w:t>
      </w:r>
      <w:proofErr w:type="spellStart"/>
      <w:r>
        <w:t>Cahoy</w:t>
      </w:r>
      <w:proofErr w:type="spellEnd"/>
      <w:r>
        <w:t xml:space="preserve">, </w:t>
      </w:r>
      <w:r w:rsidR="00737F78">
        <w:t>“</w:t>
      </w:r>
      <w:r w:rsidRPr="00600051">
        <w:t>Support</w:t>
      </w:r>
      <w:r>
        <w:t>ing Humanists</w:t>
      </w:r>
      <w:r w:rsidR="00737F78">
        <w:t>’</w:t>
      </w:r>
      <w:r>
        <w:t xml:space="preserve"> Digital Workflow</w:t>
      </w:r>
      <w:r w:rsidR="00737F78">
        <w:t>”</w:t>
      </w:r>
      <w:r>
        <w:t xml:space="preserve"> [see Rockwell]. A recent article on the reproduction and reuse of data analysis in the digital humanities is Sarah Allison</w:t>
      </w:r>
      <w:r w:rsidR="00737F78">
        <w:t>’</w:t>
      </w:r>
      <w:r>
        <w:t xml:space="preserve">s </w:t>
      </w:r>
      <w:hyperlink r:id="rId4">
        <w:r w:rsidR="00737F78">
          <w:rPr>
            <w:color w:val="1155CC"/>
            <w:u w:val="single"/>
          </w:rPr>
          <w:t>“</w:t>
        </w:r>
        <w:r w:rsidRPr="00156F87">
          <w:rPr>
            <w:color w:val="1155CC"/>
            <w:u w:val="single"/>
          </w:rPr>
          <w:t>Other People</w:t>
        </w:r>
        <w:r w:rsidR="00737F78">
          <w:rPr>
            <w:color w:val="1155CC"/>
            <w:u w:val="single"/>
          </w:rPr>
          <w:t>’</w:t>
        </w:r>
        <w:r w:rsidRPr="00156F87">
          <w:rPr>
            <w:color w:val="1155CC"/>
            <w:u w:val="single"/>
          </w:rPr>
          <w:t>s Data: Humanities Edition</w:t>
        </w:r>
        <w:r w:rsidR="00737F78">
          <w:rPr>
            <w:color w:val="1155CC"/>
            <w:u w:val="single"/>
          </w:rPr>
          <w:t>”</w:t>
        </w:r>
      </w:hyperlink>
      <w:r>
        <w:t>.</w:t>
      </w:r>
    </w:p>
    <w:p w14:paraId="60CB5B88" w14:textId="6C2FEFBE" w:rsidR="00BB17B5" w:rsidRDefault="00BB17B5">
      <w:pPr>
        <w:pStyle w:val="FootnoteText"/>
      </w:pPr>
    </w:p>
  </w:footnote>
  <w:footnote w:id="6">
    <w:p w14:paraId="09CF7E6B" w14:textId="585E23D3" w:rsidR="00BB17B5" w:rsidRDefault="00BB17B5" w:rsidP="00525D9D">
      <w:pPr>
        <w:pStyle w:val="FootnoteText"/>
        <w:spacing w:after="120"/>
      </w:pPr>
      <w:r>
        <w:rPr>
          <w:rStyle w:val="FootnoteReference"/>
        </w:rPr>
        <w:footnoteRef/>
      </w:r>
      <w:r>
        <w:t xml:space="preserve"> See </w:t>
      </w:r>
      <w:r w:rsidRPr="00525D9D">
        <w:rPr>
          <w:i/>
        </w:rPr>
        <w:t xml:space="preserve">Cultural </w:t>
      </w:r>
      <w:proofErr w:type="spellStart"/>
      <w:r w:rsidRPr="00525D9D">
        <w:rPr>
          <w:i/>
        </w:rPr>
        <w:t>Analytics</w:t>
      </w:r>
      <w:r w:rsidR="00737F78">
        <w:t>’</w:t>
      </w:r>
      <w:r>
        <w:t>s</w:t>
      </w:r>
      <w:proofErr w:type="spellEnd"/>
      <w:r>
        <w:t xml:space="preserve"> </w:t>
      </w:r>
      <w:r w:rsidR="00737F78">
        <w:t>“</w:t>
      </w:r>
      <w:r>
        <w:t>Data Sharing Policy,</w:t>
      </w:r>
      <w:r w:rsidR="00737F78">
        <w:t>”</w:t>
      </w:r>
      <w:r>
        <w:t xml:space="preserve"> </w:t>
      </w:r>
      <w:hyperlink r:id="rId5" w:history="1">
        <w:r w:rsidRPr="00E10143">
          <w:rPr>
            <w:rStyle w:val="Hyperlink"/>
          </w:rPr>
          <w:t>http://culturalanalytics.org/about/about-ca/</w:t>
        </w:r>
      </w:hyperlink>
      <w:r>
        <w:t>.</w:t>
      </w:r>
    </w:p>
  </w:footnote>
  <w:footnote w:id="7">
    <w:p w14:paraId="6D9FC051" w14:textId="15AC25DC" w:rsidR="00BB17B5" w:rsidRDefault="00BB17B5" w:rsidP="00515F0C">
      <w:pPr>
        <w:pStyle w:val="FootnoteText"/>
        <w:spacing w:after="120"/>
      </w:pPr>
      <w:r>
        <w:rPr>
          <w:rStyle w:val="FootnoteReference"/>
        </w:rPr>
        <w:footnoteRef/>
      </w:r>
      <w:r>
        <w:t xml:space="preserve"> WE1S has consulted on its plans with Robert B. Townsend, </w:t>
      </w:r>
      <w:r w:rsidRPr="00B55EBA">
        <w:t>Director</w:t>
      </w:r>
      <w:r>
        <w:t xml:space="preserve"> of the American Academy of Arts &amp; Science</w:t>
      </w:r>
      <w:r w:rsidR="00737F78">
        <w:t>’</w:t>
      </w:r>
      <w:r>
        <w:t xml:space="preserve">s </w:t>
      </w:r>
      <w:r w:rsidRPr="00B55EBA">
        <w:t>Washington D</w:t>
      </w:r>
      <w:r>
        <w:t>.</w:t>
      </w:r>
      <w:r w:rsidRPr="00B55EBA">
        <w:t>C</w:t>
      </w:r>
      <w:r>
        <w:t>. of</w:t>
      </w:r>
      <w:r w:rsidRPr="00B55EBA">
        <w:t>fice</w:t>
      </w:r>
      <w:r>
        <w:t>, and hopes to include him on the project advisory board.</w:t>
      </w:r>
    </w:p>
  </w:footnote>
  <w:footnote w:id="8">
    <w:p w14:paraId="192E1028" w14:textId="5DB82A9F" w:rsidR="00BB17B5" w:rsidRDefault="00BB17B5" w:rsidP="00525D9D">
      <w:pPr>
        <w:pStyle w:val="FootnoteText"/>
        <w:spacing w:after="120"/>
      </w:pPr>
      <w:r>
        <w:rPr>
          <w:rStyle w:val="FootnoteReference"/>
        </w:rPr>
        <w:footnoteRef/>
      </w:r>
      <w:r>
        <w:t xml:space="preserve"> WE1S collects articles using the phrase </w:t>
      </w:r>
      <w:r w:rsidR="00737F78">
        <w:t>“</w:t>
      </w:r>
      <w:r>
        <w:t>the arts</w:t>
      </w:r>
      <w:r w:rsidR="00737F78">
        <w:t>”</w:t>
      </w:r>
      <w:r>
        <w:t xml:space="preserve"> in the United Kingdom and the Commonwealth for reasons documented in its study, </w:t>
      </w:r>
      <w:hyperlink r:id="rId6" w:history="1">
        <w:r w:rsidR="00737F78">
          <w:rPr>
            <w:rStyle w:val="Hyperlink"/>
          </w:rPr>
          <w:t>“</w:t>
        </w:r>
        <w:r w:rsidRPr="00F85E00">
          <w:rPr>
            <w:rStyle w:val="Hyperlink"/>
          </w:rPr>
          <w:t>How Public Media in the US and UK Compare in Their Terminology For the Humanities.</w:t>
        </w:r>
        <w:r w:rsidR="00737F78">
          <w:rPr>
            <w:rStyle w:val="Hyperlink"/>
          </w:rPr>
          <w:t>”</w:t>
        </w:r>
      </w:hyperlink>
      <w:r>
        <w:t xml:space="preserve"> Besides searching on </w:t>
      </w:r>
      <w:r w:rsidR="00737F78">
        <w:t>“</w:t>
      </w:r>
      <w:r>
        <w:t>humanities,</w:t>
      </w:r>
      <w:r w:rsidR="00737F78">
        <w:t>”</w:t>
      </w:r>
      <w:r>
        <w:t xml:space="preserve"> </w:t>
      </w:r>
      <w:r w:rsidR="00737F78">
        <w:t>“</w:t>
      </w:r>
      <w:r>
        <w:t>liberal arts,</w:t>
      </w:r>
      <w:r w:rsidR="00737F78">
        <w:t>”</w:t>
      </w:r>
      <w:r>
        <w:t xml:space="preserve"> and </w:t>
      </w:r>
      <w:r w:rsidR="00737F78">
        <w:t>“</w:t>
      </w:r>
      <w:r>
        <w:t>the arts,</w:t>
      </w:r>
      <w:r w:rsidR="00737F78">
        <w:t>”</w:t>
      </w:r>
      <w:r>
        <w:t xml:space="preserve"> WE1S will experiment with other search patterns and methods in the future </w:t>
      </w:r>
      <w:r w:rsidRPr="00525D9D">
        <w:rPr>
          <w:i/>
        </w:rPr>
        <w:t>(see sections II.b.2 and II.e.2)</w:t>
      </w:r>
      <w:r>
        <w:t>.</w:t>
      </w:r>
    </w:p>
  </w:footnote>
  <w:footnote w:id="9">
    <w:p w14:paraId="4C01B3AA" w14:textId="34DDB7EE" w:rsidR="00BB17B5" w:rsidRDefault="00BB17B5" w:rsidP="00525D9D">
      <w:pPr>
        <w:pStyle w:val="FootnoteText"/>
        <w:spacing w:after="120"/>
      </w:pPr>
      <w:r>
        <w:rPr>
          <w:rStyle w:val="FootnoteReference"/>
        </w:rPr>
        <w:footnoteRef/>
      </w:r>
      <w:r>
        <w:t xml:space="preserve"> The pilot project gathered material from six</w:t>
      </w:r>
      <w:r w:rsidRPr="008241CE">
        <w:t xml:space="preserve"> U.S. sources, including major newspapers such as the </w:t>
      </w:r>
      <w:r w:rsidRPr="00525D9D">
        <w:rPr>
          <w:i/>
        </w:rPr>
        <w:t>New York Times</w:t>
      </w:r>
      <w:r w:rsidRPr="008241CE">
        <w:t xml:space="preserve">, </w:t>
      </w:r>
      <w:r w:rsidRPr="00525D9D">
        <w:rPr>
          <w:i/>
        </w:rPr>
        <w:t>Washington Post</w:t>
      </w:r>
      <w:r w:rsidRPr="008241CE">
        <w:t xml:space="preserve">, </w:t>
      </w:r>
      <w:r w:rsidRPr="00525D9D">
        <w:rPr>
          <w:i/>
        </w:rPr>
        <w:t>Wall Street Journal</w:t>
      </w:r>
      <w:r>
        <w:t xml:space="preserve">, </w:t>
      </w:r>
      <w:r w:rsidRPr="008241CE">
        <w:t xml:space="preserve">and </w:t>
      </w:r>
      <w:r w:rsidRPr="00525D9D">
        <w:rPr>
          <w:i/>
        </w:rPr>
        <w:t>Los Angeles Times</w:t>
      </w:r>
      <w:r w:rsidRPr="008241CE">
        <w:t>; and one major paper each in the United Kingdom and Canada).</w:t>
      </w:r>
    </w:p>
  </w:footnote>
  <w:footnote w:id="10">
    <w:p w14:paraId="28B12A14" w14:textId="33BF7742" w:rsidR="00BB17B5" w:rsidRDefault="00BB17B5" w:rsidP="00F76A3A">
      <w:pPr>
        <w:pStyle w:val="FootnoteText"/>
        <w:spacing w:after="120"/>
      </w:pPr>
      <w:r>
        <w:rPr>
          <w:rStyle w:val="FootnoteReference"/>
        </w:rPr>
        <w:footnoteRef/>
      </w:r>
      <w:r>
        <w:t xml:space="preserve"> </w:t>
      </w:r>
      <w:r w:rsidR="00737F78">
        <w:t>“</w:t>
      </w:r>
      <w:r>
        <w:t>Bags of words</w:t>
      </w:r>
      <w:r w:rsidR="00737F78">
        <w:t>”</w:t>
      </w:r>
      <w:r>
        <w:t xml:space="preserve"> are representations of documents in the form of frequency counts of words and other extracted or derivative data that are </w:t>
      </w:r>
      <w:r w:rsidR="00737F78">
        <w:t>“</w:t>
      </w:r>
      <w:r>
        <w:t>non-consumptive</w:t>
      </w:r>
      <w:r w:rsidR="00737F78">
        <w:t>”</w:t>
      </w:r>
      <w:r>
        <w:t xml:space="preserve"> representations because they do not allow for reading the original documents. As defined, for example, by the HathiTrust (in compliance with fair use rulings bearing on the use of copyrighted materials for machine learning), </w:t>
      </w:r>
      <w:r w:rsidR="00737F78">
        <w:t>“</w:t>
      </w:r>
      <w:r w:rsidRPr="00A21CA9">
        <w:t>Non-consumptive analytics includes such computational tasks as text extraction, textual analysis and information extraction, linguistic analysis, automated translation, image analysis, file manipulation, OCR correction, and indexing and search</w:t>
      </w:r>
      <w:r w:rsidR="00737F78">
        <w:t>”</w:t>
      </w:r>
      <w:r>
        <w:t xml:space="preserve"> (</w:t>
      </w:r>
      <w:hyperlink r:id="rId7" w:history="1">
        <w:r w:rsidR="00737F78">
          <w:rPr>
            <w:rStyle w:val="Hyperlink"/>
          </w:rPr>
          <w:t>“</w:t>
        </w:r>
        <w:r w:rsidRPr="00A21CA9">
          <w:rPr>
            <w:rStyle w:val="Hyperlink"/>
          </w:rPr>
          <w:t>Non-Consumptive Use Research Policy</w:t>
        </w:r>
        <w:r w:rsidR="00737F78">
          <w:rPr>
            <w:rStyle w:val="Hyperlink"/>
          </w:rPr>
          <w:t>”</w:t>
        </w:r>
      </w:hyperlink>
      <w:r>
        <w:t>).</w:t>
      </w:r>
    </w:p>
  </w:footnote>
  <w:footnote w:id="11">
    <w:p w14:paraId="249DC783" w14:textId="1B36C93B" w:rsidR="00BB17B5" w:rsidRDefault="00BB17B5" w:rsidP="004627B2">
      <w:pPr>
        <w:pStyle w:val="FootnoteText"/>
        <w:spacing w:after="120"/>
      </w:pPr>
      <w:r>
        <w:rPr>
          <w:rStyle w:val="FootnoteReference"/>
        </w:rPr>
        <w:footnoteRef/>
      </w:r>
      <w:r>
        <w:t xml:space="preserve"> </w:t>
      </w:r>
      <w:r w:rsidRPr="00EB3214">
        <w:t xml:space="preserve">For effective introductions to topic modeling written for scholars in the humanities and social sciences, respectively, see Underwood, and Mohr &amp; </w:t>
      </w:r>
      <w:proofErr w:type="spellStart"/>
      <w:r w:rsidRPr="00EB3214">
        <w:t>Bogdanov</w:t>
      </w:r>
      <w:proofErr w:type="spellEnd"/>
      <w:r w:rsidRPr="00EB3214">
        <w:t>. For an introduction intended for a general scientific audience by one of its inventors see Blei.</w:t>
      </w:r>
    </w:p>
  </w:footnote>
  <w:footnote w:id="12">
    <w:p w14:paraId="747EF680" w14:textId="22F35127" w:rsidR="00BB17B5" w:rsidRPr="00A7169B" w:rsidRDefault="00BB17B5" w:rsidP="00364DDD">
      <w:pPr>
        <w:pStyle w:val="FootnoteText"/>
        <w:spacing w:after="120"/>
        <w:rPr>
          <w:color w:val="0563C1" w:themeColor="hyperlink"/>
          <w:u w:val="single"/>
        </w:rPr>
      </w:pPr>
      <w:r>
        <w:rPr>
          <w:rStyle w:val="FootnoteReference"/>
        </w:rPr>
        <w:footnoteRef/>
      </w:r>
      <w:r>
        <w:t xml:space="preserve"> See WE1S</w:t>
      </w:r>
      <w:r w:rsidR="00737F78">
        <w:t>’</w:t>
      </w:r>
      <w:r>
        <w:t xml:space="preserve">s comparative study of </w:t>
      </w:r>
      <w:hyperlink r:id="rId8" w:history="1">
        <w:r w:rsidR="00737F78">
          <w:rPr>
            <w:rStyle w:val="Hyperlink"/>
          </w:rPr>
          <w:t>“</w:t>
        </w:r>
        <w:r w:rsidRPr="00643638">
          <w:rPr>
            <w:rStyle w:val="Hyperlink"/>
          </w:rPr>
          <w:t>Topic Modeling Systems and Interfaces.</w:t>
        </w:r>
        <w:r w:rsidR="00737F78">
          <w:rPr>
            <w:rStyle w:val="Hyperlink"/>
          </w:rPr>
          <w:t>”</w:t>
        </w:r>
      </w:hyperlink>
      <w:r>
        <w:t xml:space="preserve"> WE1S adapted Goldstone</w:t>
      </w:r>
      <w:r w:rsidR="00737F78">
        <w:t>’</w:t>
      </w:r>
      <w:r>
        <w:t xml:space="preserve">s </w:t>
      </w:r>
      <w:proofErr w:type="spellStart"/>
      <w:r>
        <w:t>dfr</w:t>
      </w:r>
      <w:proofErr w:type="spellEnd"/>
      <w:r>
        <w:t>-browser, which is open source under the MIT license, with his assistance.</w:t>
      </w:r>
    </w:p>
  </w:footnote>
  <w:footnote w:id="13">
    <w:p w14:paraId="31331AF2" w14:textId="6EA0C4D4" w:rsidR="00BB17B5" w:rsidRDefault="00BB17B5" w:rsidP="00B32F98">
      <w:pPr>
        <w:pStyle w:val="FootnoteText"/>
      </w:pPr>
      <w:r>
        <w:rPr>
          <w:rStyle w:val="FootnoteReference"/>
        </w:rPr>
        <w:footnoteRef/>
      </w:r>
      <w:r>
        <w:t xml:space="preserve"> </w:t>
      </w:r>
      <w:r w:rsidRPr="00A26721">
        <w:t xml:space="preserve">Documentation of the WE1S manifest schema version 1.0 is available at </w:t>
      </w:r>
      <w:hyperlink r:id="rId9" w:history="1">
        <w:r w:rsidRPr="00EF4079">
          <w:rPr>
            <w:rStyle w:val="Hyperlink"/>
          </w:rPr>
          <w:t>https://github.com/whatevery1says/manifest/blob/master/we1s-manifest-schema-1.1.md</w:t>
        </w:r>
      </w:hyperlink>
      <w:r w:rsidRPr="00A26721">
        <w:t>.</w:t>
      </w:r>
    </w:p>
  </w:footnote>
  <w:footnote w:id="14">
    <w:p w14:paraId="77780F58" w14:textId="38359741" w:rsidR="00BB17B5" w:rsidRDefault="00BB17B5" w:rsidP="00261879">
      <w:pPr>
        <w:pStyle w:val="FootnoteText"/>
        <w:spacing w:after="120"/>
      </w:pPr>
      <w:r>
        <w:rPr>
          <w:rStyle w:val="FootnoteReference"/>
        </w:rPr>
        <w:footnoteRef/>
      </w:r>
      <w:r>
        <w:t xml:space="preserve"> For WE1S</w:t>
      </w:r>
      <w:r w:rsidR="00737F78">
        <w:t>’</w:t>
      </w:r>
      <w:r>
        <w:t xml:space="preserve">s preliminary scoping study of U.S. Congress, White House, and selected state documents related to the humanities, see 4Humanities.org, </w:t>
      </w:r>
      <w:r>
        <w:fldChar w:fldCharType="begin"/>
      </w:r>
      <w:r>
        <w:instrText xml:space="preserve"> HYPERLINK "http://4humanities.org/4humanities-research-projects/what-u-s-politicians-say-about-the-humanities/" </w:instrText>
      </w:r>
      <w:r>
        <w:fldChar w:fldCharType="separate"/>
      </w:r>
      <w:r w:rsidR="00737F78">
        <w:rPr>
          <w:rStyle w:val="Hyperlink"/>
        </w:rPr>
        <w:t>“</w:t>
      </w:r>
      <w:r w:rsidRPr="00387F3C">
        <w:rPr>
          <w:rStyle w:val="Hyperlink"/>
        </w:rPr>
        <w:t>What U.S. Politicians Say About the Humanities</w:t>
      </w:r>
      <w:del w:id="105" w:author="Scott Kleinman" w:date="2017-10-02T08:58:00Z">
        <w:r w:rsidRPr="00387F3C" w:rsidDel="00BB17B5">
          <w:rPr>
            <w:rStyle w:val="Hyperlink"/>
          </w:rPr>
          <w:delText>--</w:delText>
        </w:r>
      </w:del>
      <w:ins w:id="106" w:author="Scott Kleinman" w:date="2017-10-02T08:58:00Z">
        <w:r>
          <w:rPr>
            <w:rStyle w:val="Hyperlink"/>
          </w:rPr>
          <w:t>―</w:t>
        </w:r>
      </w:ins>
      <w:r w:rsidRPr="00387F3C">
        <w:rPr>
          <w:rStyle w:val="Hyperlink"/>
        </w:rPr>
        <w:t>A Data Set and Analysis.</w:t>
      </w:r>
      <w:r w:rsidR="00737F78">
        <w:rPr>
          <w:rStyle w:val="Hyperlink"/>
        </w:rPr>
        <w:t>”</w:t>
      </w:r>
      <w:r>
        <w:rPr>
          <w:rStyle w:val="Hyperlink"/>
        </w:rPr>
        <w:fldChar w:fldCharType="end"/>
      </w:r>
    </w:p>
  </w:footnote>
  <w:footnote w:id="15">
    <w:p w14:paraId="45F9D744" w14:textId="101D46E0" w:rsidR="00BB17B5" w:rsidRDefault="00BB17B5" w:rsidP="00643638">
      <w:pPr>
        <w:pStyle w:val="FootnoteText"/>
        <w:spacing w:after="120"/>
      </w:pPr>
      <w:r>
        <w:rPr>
          <w:rStyle w:val="FootnoteReference"/>
        </w:rPr>
        <w:footnoteRef/>
      </w:r>
      <w:r>
        <w:t xml:space="preserve"> An example is the 2013 report titled </w:t>
      </w:r>
      <w:r w:rsidRPr="00C4680B">
        <w:rPr>
          <w:i/>
        </w:rPr>
        <w:t>The Heart of the Matter</w:t>
      </w:r>
      <w:r>
        <w:t xml:space="preserve"> from the American Academy of Arts &amp; Sciences</w:t>
      </w:r>
      <w:r w:rsidR="00737F78">
        <w:t>’</w:t>
      </w:r>
      <w:r>
        <w:t xml:space="preserve"> Commission on the Humanities and Social Sciences. For WE1S</w:t>
      </w:r>
      <w:r w:rsidR="00737F78">
        <w:t>’</w:t>
      </w:r>
      <w:r>
        <w:t xml:space="preserve">s topic-model study of this document, see 4Humanites.org, </w:t>
      </w:r>
      <w:hyperlink r:id="rId10" w:history="1">
        <w:r w:rsidR="00737F78">
          <w:rPr>
            <w:rStyle w:val="Hyperlink"/>
          </w:rPr>
          <w:t>“</w:t>
        </w:r>
        <w:r w:rsidRPr="00C72595">
          <w:rPr>
            <w:rStyle w:val="Hyperlink"/>
          </w:rPr>
          <w:t>The Heart of the Matter Topic-Modeled (A Preliminary Experiment).</w:t>
        </w:r>
        <w:r w:rsidR="00737F78">
          <w:rPr>
            <w:rStyle w:val="Hyperlink"/>
          </w:rPr>
          <w:t>”</w:t>
        </w:r>
      </w:hyperlink>
    </w:p>
  </w:footnote>
  <w:footnote w:id="16">
    <w:p w14:paraId="0E214C8D" w14:textId="55D27179" w:rsidR="00BB17B5" w:rsidRDefault="00BB17B5">
      <w:pPr>
        <w:pStyle w:val="FootnoteText"/>
      </w:pPr>
      <w:r>
        <w:rPr>
          <w:rStyle w:val="FootnoteReference"/>
        </w:rPr>
        <w:footnoteRef/>
      </w:r>
      <w:r>
        <w:t xml:space="preserve"> B</w:t>
      </w:r>
      <w:r w:rsidRPr="006B07A5">
        <w:t xml:space="preserve">ecause WE1S concentrates on public discourse </w:t>
      </w:r>
      <w:r>
        <w:t>about</w:t>
      </w:r>
      <w:r w:rsidRPr="006B07A5">
        <w:t xml:space="preserve"> the humanities, it does not attempt to conduct ethnographic or sociological research that directly interviews or questions members of </w:t>
      </w:r>
      <w:r>
        <w:t>particular racial, ethnic, or immigrant</w:t>
      </w:r>
      <w:r w:rsidRPr="006B07A5">
        <w:t xml:space="preserve"> groups. Such approaches are important, but they fall outside the</w:t>
      </w:r>
      <w:r>
        <w:t xml:space="preserve"> project</w:t>
      </w:r>
      <w:r w:rsidR="00737F78">
        <w:t>’</w:t>
      </w:r>
      <w:r>
        <w:t>s scope and expertise.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8861895"/>
      <w:docPartObj>
        <w:docPartGallery w:val="Page Numbers (Top of Page)"/>
        <w:docPartUnique/>
      </w:docPartObj>
    </w:sdtPr>
    <w:sdtEndPr>
      <w:rPr>
        <w:noProof/>
      </w:rPr>
    </w:sdtEndPr>
    <w:sdtContent>
      <w:p w14:paraId="28855B0B" w14:textId="77777777" w:rsidR="00BB17B5" w:rsidRDefault="00BB17B5">
        <w:pPr>
          <w:pStyle w:val="Header"/>
          <w:jc w:val="right"/>
        </w:pPr>
      </w:p>
      <w:p w14:paraId="22F61942" w14:textId="0913F5EB" w:rsidR="00BB17B5" w:rsidRDefault="00BB17B5">
        <w:pPr>
          <w:pStyle w:val="Header"/>
          <w:jc w:val="right"/>
        </w:pPr>
        <w:r>
          <w:t xml:space="preserve">p. </w:t>
        </w:r>
        <w:r>
          <w:fldChar w:fldCharType="begin"/>
        </w:r>
        <w:r>
          <w:instrText xml:space="preserve"> PAGE   \* MERGEFORMAT </w:instrText>
        </w:r>
        <w:r>
          <w:fldChar w:fldCharType="separate"/>
        </w:r>
        <w:r w:rsidR="003D269A">
          <w:rPr>
            <w:noProof/>
          </w:rPr>
          <w:t>2</w:t>
        </w:r>
        <w:r>
          <w:rPr>
            <w:noProof/>
          </w:rPr>
          <w:fldChar w:fldCharType="end"/>
        </w:r>
      </w:p>
    </w:sdtContent>
  </w:sdt>
  <w:p w14:paraId="030C1A86" w14:textId="77777777" w:rsidR="00BB17B5" w:rsidRDefault="00BB17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8696C"/>
    <w:multiLevelType w:val="multilevel"/>
    <w:tmpl w:val="52FC1E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493105A"/>
    <w:multiLevelType w:val="multilevel"/>
    <w:tmpl w:val="DADA8308"/>
    <w:lvl w:ilvl="0">
      <w:start w:val="1"/>
      <w:numFmt w:val="bullet"/>
      <w:lvlText w:val="●"/>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abstractNum w:abstractNumId="2">
    <w:nsid w:val="22333065"/>
    <w:multiLevelType w:val="hybridMultilevel"/>
    <w:tmpl w:val="7CEC0460"/>
    <w:lvl w:ilvl="0" w:tplc="04090001">
      <w:start w:val="1"/>
      <w:numFmt w:val="bullet"/>
      <w:lvlText w:val=""/>
      <w:lvlJc w:val="left"/>
      <w:pPr>
        <w:ind w:left="926" w:hanging="56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192805"/>
    <w:multiLevelType w:val="hybridMultilevel"/>
    <w:tmpl w:val="1CA43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6F07B3"/>
    <w:multiLevelType w:val="hybridMultilevel"/>
    <w:tmpl w:val="F9C49C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AC23A3"/>
    <w:multiLevelType w:val="hybridMultilevel"/>
    <w:tmpl w:val="B5BC9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560352"/>
    <w:multiLevelType w:val="multilevel"/>
    <w:tmpl w:val="3BBABC7A"/>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rFonts w:ascii="Symbol" w:hAnsi="Symbol" w:hint="default"/>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7">
    <w:nsid w:val="62F479F8"/>
    <w:multiLevelType w:val="multilevel"/>
    <w:tmpl w:val="FEC0C84E"/>
    <w:lvl w:ilvl="0">
      <w:start w:val="1"/>
      <w:numFmt w:val="bullet"/>
      <w:lvlText w:val="●"/>
      <w:lvlJc w:val="left"/>
      <w:pPr>
        <w:ind w:left="360" w:firstLine="360"/>
      </w:pPr>
      <w:rPr>
        <w:u w:val="none"/>
      </w:rPr>
    </w:lvl>
    <w:lvl w:ilvl="1">
      <w:start w:val="1"/>
      <w:numFmt w:val="bullet"/>
      <w:lvlText w:val="○"/>
      <w:lvlJc w:val="left"/>
      <w:pPr>
        <w:ind w:left="1080" w:firstLine="1080"/>
      </w:pPr>
      <w:rPr>
        <w:u w:val="none"/>
      </w:rPr>
    </w:lvl>
    <w:lvl w:ilvl="2">
      <w:start w:val="1"/>
      <w:numFmt w:val="bullet"/>
      <w:lvlText w:val="■"/>
      <w:lvlJc w:val="left"/>
      <w:pPr>
        <w:ind w:left="1800" w:firstLine="1800"/>
      </w:pPr>
      <w:rPr>
        <w:u w:val="none"/>
      </w:rPr>
    </w:lvl>
    <w:lvl w:ilvl="3">
      <w:start w:val="1"/>
      <w:numFmt w:val="bullet"/>
      <w:lvlText w:val="●"/>
      <w:lvlJc w:val="left"/>
      <w:pPr>
        <w:ind w:left="2520" w:firstLine="2520"/>
      </w:pPr>
      <w:rPr>
        <w:u w:val="none"/>
      </w:rPr>
    </w:lvl>
    <w:lvl w:ilvl="4">
      <w:start w:val="1"/>
      <w:numFmt w:val="bullet"/>
      <w:lvlText w:val="○"/>
      <w:lvlJc w:val="left"/>
      <w:pPr>
        <w:ind w:left="3240" w:firstLine="3240"/>
      </w:pPr>
      <w:rPr>
        <w:u w:val="none"/>
      </w:rPr>
    </w:lvl>
    <w:lvl w:ilvl="5">
      <w:start w:val="1"/>
      <w:numFmt w:val="bullet"/>
      <w:lvlText w:val="■"/>
      <w:lvlJc w:val="left"/>
      <w:pPr>
        <w:ind w:left="3960" w:firstLine="3960"/>
      </w:pPr>
      <w:rPr>
        <w:u w:val="none"/>
      </w:rPr>
    </w:lvl>
    <w:lvl w:ilvl="6">
      <w:start w:val="1"/>
      <w:numFmt w:val="bullet"/>
      <w:lvlText w:val="●"/>
      <w:lvlJc w:val="left"/>
      <w:pPr>
        <w:ind w:left="4680" w:firstLine="4680"/>
      </w:pPr>
      <w:rPr>
        <w:u w:val="none"/>
      </w:rPr>
    </w:lvl>
    <w:lvl w:ilvl="7">
      <w:start w:val="1"/>
      <w:numFmt w:val="bullet"/>
      <w:lvlText w:val="○"/>
      <w:lvlJc w:val="left"/>
      <w:pPr>
        <w:ind w:left="5400" w:firstLine="5400"/>
      </w:pPr>
      <w:rPr>
        <w:u w:val="none"/>
      </w:rPr>
    </w:lvl>
    <w:lvl w:ilvl="8">
      <w:start w:val="1"/>
      <w:numFmt w:val="bullet"/>
      <w:lvlText w:val="■"/>
      <w:lvlJc w:val="left"/>
      <w:pPr>
        <w:ind w:left="6120" w:firstLine="6120"/>
      </w:pPr>
      <w:rPr>
        <w:u w:val="none"/>
      </w:rPr>
    </w:lvl>
  </w:abstractNum>
  <w:abstractNum w:abstractNumId="8">
    <w:nsid w:val="71411B05"/>
    <w:multiLevelType w:val="hybridMultilevel"/>
    <w:tmpl w:val="3EA82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254889"/>
    <w:multiLevelType w:val="hybridMultilevel"/>
    <w:tmpl w:val="F62E0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C8A7C84"/>
    <w:multiLevelType w:val="hybridMultilevel"/>
    <w:tmpl w:val="60ECA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7"/>
  </w:num>
  <w:num w:numId="4">
    <w:abstractNumId w:val="6"/>
  </w:num>
  <w:num w:numId="5">
    <w:abstractNumId w:val="2"/>
  </w:num>
  <w:num w:numId="6">
    <w:abstractNumId w:val="10"/>
  </w:num>
  <w:num w:numId="7">
    <w:abstractNumId w:val="9"/>
  </w:num>
  <w:num w:numId="8">
    <w:abstractNumId w:val="5"/>
  </w:num>
  <w:num w:numId="9">
    <w:abstractNumId w:val="4"/>
  </w:num>
  <w:num w:numId="10">
    <w:abstractNumId w:val="3"/>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5B7"/>
    <w:rsid w:val="000005EC"/>
    <w:rsid w:val="00000E21"/>
    <w:rsid w:val="00000F33"/>
    <w:rsid w:val="00001043"/>
    <w:rsid w:val="00001F61"/>
    <w:rsid w:val="00002AF9"/>
    <w:rsid w:val="000046B7"/>
    <w:rsid w:val="0000524F"/>
    <w:rsid w:val="00005269"/>
    <w:rsid w:val="0000574D"/>
    <w:rsid w:val="00005BD3"/>
    <w:rsid w:val="00005F65"/>
    <w:rsid w:val="00006852"/>
    <w:rsid w:val="00007644"/>
    <w:rsid w:val="00007A1A"/>
    <w:rsid w:val="00012305"/>
    <w:rsid w:val="00012BD5"/>
    <w:rsid w:val="00013A24"/>
    <w:rsid w:val="00013FC9"/>
    <w:rsid w:val="00015250"/>
    <w:rsid w:val="00016F4C"/>
    <w:rsid w:val="00017067"/>
    <w:rsid w:val="00020B65"/>
    <w:rsid w:val="00020B78"/>
    <w:rsid w:val="00020BD9"/>
    <w:rsid w:val="000213AF"/>
    <w:rsid w:val="0002249D"/>
    <w:rsid w:val="00022623"/>
    <w:rsid w:val="00022E61"/>
    <w:rsid w:val="00023BF3"/>
    <w:rsid w:val="00023D90"/>
    <w:rsid w:val="0002476F"/>
    <w:rsid w:val="00025443"/>
    <w:rsid w:val="00025AC3"/>
    <w:rsid w:val="0002622A"/>
    <w:rsid w:val="00026918"/>
    <w:rsid w:val="0002721E"/>
    <w:rsid w:val="00027464"/>
    <w:rsid w:val="0002788D"/>
    <w:rsid w:val="000302C9"/>
    <w:rsid w:val="0003112C"/>
    <w:rsid w:val="00032184"/>
    <w:rsid w:val="00032AB6"/>
    <w:rsid w:val="00033542"/>
    <w:rsid w:val="00033B58"/>
    <w:rsid w:val="00034C9E"/>
    <w:rsid w:val="00034FF7"/>
    <w:rsid w:val="000363C3"/>
    <w:rsid w:val="00036EE4"/>
    <w:rsid w:val="00037179"/>
    <w:rsid w:val="00037D3D"/>
    <w:rsid w:val="00041866"/>
    <w:rsid w:val="00042BB0"/>
    <w:rsid w:val="00043CEC"/>
    <w:rsid w:val="00044574"/>
    <w:rsid w:val="000447CE"/>
    <w:rsid w:val="00044CD6"/>
    <w:rsid w:val="000451A1"/>
    <w:rsid w:val="000451AC"/>
    <w:rsid w:val="0004785D"/>
    <w:rsid w:val="00051578"/>
    <w:rsid w:val="00051841"/>
    <w:rsid w:val="00052140"/>
    <w:rsid w:val="0005220E"/>
    <w:rsid w:val="00052274"/>
    <w:rsid w:val="00053A96"/>
    <w:rsid w:val="00053EC4"/>
    <w:rsid w:val="000547A4"/>
    <w:rsid w:val="0005487D"/>
    <w:rsid w:val="00054AA6"/>
    <w:rsid w:val="00055413"/>
    <w:rsid w:val="00055746"/>
    <w:rsid w:val="00055B8C"/>
    <w:rsid w:val="0005630D"/>
    <w:rsid w:val="00056B0E"/>
    <w:rsid w:val="00057592"/>
    <w:rsid w:val="00057E3B"/>
    <w:rsid w:val="00060687"/>
    <w:rsid w:val="0006197C"/>
    <w:rsid w:val="00061DDD"/>
    <w:rsid w:val="00061F11"/>
    <w:rsid w:val="00062ADE"/>
    <w:rsid w:val="00063321"/>
    <w:rsid w:val="00063E82"/>
    <w:rsid w:val="0006416E"/>
    <w:rsid w:val="0006425E"/>
    <w:rsid w:val="00064DEC"/>
    <w:rsid w:val="0006547B"/>
    <w:rsid w:val="00070246"/>
    <w:rsid w:val="000706B7"/>
    <w:rsid w:val="000710C5"/>
    <w:rsid w:val="00071314"/>
    <w:rsid w:val="0007177A"/>
    <w:rsid w:val="0007305B"/>
    <w:rsid w:val="00073D3D"/>
    <w:rsid w:val="00075F8F"/>
    <w:rsid w:val="000763FA"/>
    <w:rsid w:val="000764D0"/>
    <w:rsid w:val="00076BD5"/>
    <w:rsid w:val="00077EE9"/>
    <w:rsid w:val="00077FFA"/>
    <w:rsid w:val="000807C7"/>
    <w:rsid w:val="00080839"/>
    <w:rsid w:val="00081365"/>
    <w:rsid w:val="000818D1"/>
    <w:rsid w:val="0008275B"/>
    <w:rsid w:val="00083C0F"/>
    <w:rsid w:val="00083FBF"/>
    <w:rsid w:val="00084ED9"/>
    <w:rsid w:val="0008552D"/>
    <w:rsid w:val="00085F24"/>
    <w:rsid w:val="00086240"/>
    <w:rsid w:val="00087809"/>
    <w:rsid w:val="0009026A"/>
    <w:rsid w:val="0009069F"/>
    <w:rsid w:val="00090723"/>
    <w:rsid w:val="0009077F"/>
    <w:rsid w:val="00091919"/>
    <w:rsid w:val="00091AA8"/>
    <w:rsid w:val="000937E8"/>
    <w:rsid w:val="0009427A"/>
    <w:rsid w:val="000944FF"/>
    <w:rsid w:val="000946FB"/>
    <w:rsid w:val="0009514B"/>
    <w:rsid w:val="00095F2B"/>
    <w:rsid w:val="000962F8"/>
    <w:rsid w:val="000975A0"/>
    <w:rsid w:val="000A16ED"/>
    <w:rsid w:val="000A26F3"/>
    <w:rsid w:val="000A3099"/>
    <w:rsid w:val="000A3358"/>
    <w:rsid w:val="000A35A9"/>
    <w:rsid w:val="000A4164"/>
    <w:rsid w:val="000A44CC"/>
    <w:rsid w:val="000A45DF"/>
    <w:rsid w:val="000A4C0E"/>
    <w:rsid w:val="000A61D0"/>
    <w:rsid w:val="000A7032"/>
    <w:rsid w:val="000B0369"/>
    <w:rsid w:val="000B0511"/>
    <w:rsid w:val="000B0FDD"/>
    <w:rsid w:val="000B0FFB"/>
    <w:rsid w:val="000B1F67"/>
    <w:rsid w:val="000B2608"/>
    <w:rsid w:val="000B41DC"/>
    <w:rsid w:val="000B4791"/>
    <w:rsid w:val="000B4B6A"/>
    <w:rsid w:val="000B5F6A"/>
    <w:rsid w:val="000B6659"/>
    <w:rsid w:val="000B66BD"/>
    <w:rsid w:val="000B6F86"/>
    <w:rsid w:val="000B7C4B"/>
    <w:rsid w:val="000B7FE3"/>
    <w:rsid w:val="000C02F7"/>
    <w:rsid w:val="000C3398"/>
    <w:rsid w:val="000C33CB"/>
    <w:rsid w:val="000C36D6"/>
    <w:rsid w:val="000C3850"/>
    <w:rsid w:val="000C393E"/>
    <w:rsid w:val="000C4114"/>
    <w:rsid w:val="000C4A10"/>
    <w:rsid w:val="000C4E6B"/>
    <w:rsid w:val="000C51C5"/>
    <w:rsid w:val="000C5225"/>
    <w:rsid w:val="000C56B4"/>
    <w:rsid w:val="000C586A"/>
    <w:rsid w:val="000C608C"/>
    <w:rsid w:val="000C69A6"/>
    <w:rsid w:val="000C7816"/>
    <w:rsid w:val="000C7A8E"/>
    <w:rsid w:val="000D28F9"/>
    <w:rsid w:val="000D3748"/>
    <w:rsid w:val="000D3772"/>
    <w:rsid w:val="000D424E"/>
    <w:rsid w:val="000D432F"/>
    <w:rsid w:val="000D6F39"/>
    <w:rsid w:val="000D6F41"/>
    <w:rsid w:val="000D767D"/>
    <w:rsid w:val="000E0FB4"/>
    <w:rsid w:val="000E15E5"/>
    <w:rsid w:val="000E3B28"/>
    <w:rsid w:val="000E4527"/>
    <w:rsid w:val="000E4591"/>
    <w:rsid w:val="000E4BCF"/>
    <w:rsid w:val="000E5BB0"/>
    <w:rsid w:val="000E639E"/>
    <w:rsid w:val="000E6567"/>
    <w:rsid w:val="000E663B"/>
    <w:rsid w:val="000E74B1"/>
    <w:rsid w:val="000E7A71"/>
    <w:rsid w:val="000F038F"/>
    <w:rsid w:val="000F093A"/>
    <w:rsid w:val="000F126B"/>
    <w:rsid w:val="000F2AAE"/>
    <w:rsid w:val="000F2FB4"/>
    <w:rsid w:val="000F3450"/>
    <w:rsid w:val="000F359E"/>
    <w:rsid w:val="000F5A64"/>
    <w:rsid w:val="000F5D01"/>
    <w:rsid w:val="000F66C7"/>
    <w:rsid w:val="000F6738"/>
    <w:rsid w:val="000F6799"/>
    <w:rsid w:val="000F7F8A"/>
    <w:rsid w:val="00100F5F"/>
    <w:rsid w:val="0010200C"/>
    <w:rsid w:val="00102209"/>
    <w:rsid w:val="00102FBC"/>
    <w:rsid w:val="00103887"/>
    <w:rsid w:val="001038F5"/>
    <w:rsid w:val="00103D74"/>
    <w:rsid w:val="00105116"/>
    <w:rsid w:val="00105954"/>
    <w:rsid w:val="00106333"/>
    <w:rsid w:val="00106C4E"/>
    <w:rsid w:val="00106E9F"/>
    <w:rsid w:val="001100B9"/>
    <w:rsid w:val="001105F2"/>
    <w:rsid w:val="00110678"/>
    <w:rsid w:val="00110C56"/>
    <w:rsid w:val="00110D35"/>
    <w:rsid w:val="0011192D"/>
    <w:rsid w:val="001119E7"/>
    <w:rsid w:val="00112949"/>
    <w:rsid w:val="00112F08"/>
    <w:rsid w:val="00113690"/>
    <w:rsid w:val="00113D06"/>
    <w:rsid w:val="00114113"/>
    <w:rsid w:val="00114D35"/>
    <w:rsid w:val="001152DD"/>
    <w:rsid w:val="0011532C"/>
    <w:rsid w:val="00116436"/>
    <w:rsid w:val="001169F7"/>
    <w:rsid w:val="00117088"/>
    <w:rsid w:val="001173CE"/>
    <w:rsid w:val="00117790"/>
    <w:rsid w:val="00120E02"/>
    <w:rsid w:val="00121EA5"/>
    <w:rsid w:val="0012225B"/>
    <w:rsid w:val="001223EF"/>
    <w:rsid w:val="00123540"/>
    <w:rsid w:val="0012384C"/>
    <w:rsid w:val="00123FB8"/>
    <w:rsid w:val="00123FD7"/>
    <w:rsid w:val="0012466B"/>
    <w:rsid w:val="00124D4E"/>
    <w:rsid w:val="00126F82"/>
    <w:rsid w:val="001271DD"/>
    <w:rsid w:val="001279A9"/>
    <w:rsid w:val="00127E10"/>
    <w:rsid w:val="00130620"/>
    <w:rsid w:val="0013090B"/>
    <w:rsid w:val="0013146C"/>
    <w:rsid w:val="00131905"/>
    <w:rsid w:val="00132431"/>
    <w:rsid w:val="00132B79"/>
    <w:rsid w:val="0013390A"/>
    <w:rsid w:val="0013489D"/>
    <w:rsid w:val="00134EE5"/>
    <w:rsid w:val="001355F6"/>
    <w:rsid w:val="00137137"/>
    <w:rsid w:val="00137256"/>
    <w:rsid w:val="00140796"/>
    <w:rsid w:val="0014155F"/>
    <w:rsid w:val="0014303F"/>
    <w:rsid w:val="00143BA1"/>
    <w:rsid w:val="00144732"/>
    <w:rsid w:val="00144AA3"/>
    <w:rsid w:val="00144CE8"/>
    <w:rsid w:val="001455F4"/>
    <w:rsid w:val="00145FC3"/>
    <w:rsid w:val="001478D9"/>
    <w:rsid w:val="00150774"/>
    <w:rsid w:val="00150843"/>
    <w:rsid w:val="00150A58"/>
    <w:rsid w:val="00150B51"/>
    <w:rsid w:val="00151279"/>
    <w:rsid w:val="00152106"/>
    <w:rsid w:val="001522FA"/>
    <w:rsid w:val="00152C78"/>
    <w:rsid w:val="0015332E"/>
    <w:rsid w:val="00153B56"/>
    <w:rsid w:val="00154AA1"/>
    <w:rsid w:val="00154E4A"/>
    <w:rsid w:val="00156CEC"/>
    <w:rsid w:val="00156F87"/>
    <w:rsid w:val="00157C02"/>
    <w:rsid w:val="00160108"/>
    <w:rsid w:val="001602DF"/>
    <w:rsid w:val="00160466"/>
    <w:rsid w:val="0016097E"/>
    <w:rsid w:val="001615B7"/>
    <w:rsid w:val="00161FC1"/>
    <w:rsid w:val="00162114"/>
    <w:rsid w:val="00162591"/>
    <w:rsid w:val="0016442B"/>
    <w:rsid w:val="00165C5D"/>
    <w:rsid w:val="00166D5F"/>
    <w:rsid w:val="00166E20"/>
    <w:rsid w:val="00167225"/>
    <w:rsid w:val="00167A01"/>
    <w:rsid w:val="0017003A"/>
    <w:rsid w:val="0017057C"/>
    <w:rsid w:val="00170EFE"/>
    <w:rsid w:val="0017158B"/>
    <w:rsid w:val="0017174D"/>
    <w:rsid w:val="001727FE"/>
    <w:rsid w:val="00172935"/>
    <w:rsid w:val="00173065"/>
    <w:rsid w:val="001731C6"/>
    <w:rsid w:val="00173ACE"/>
    <w:rsid w:val="0017440E"/>
    <w:rsid w:val="00176B00"/>
    <w:rsid w:val="00177B81"/>
    <w:rsid w:val="00180003"/>
    <w:rsid w:val="00180785"/>
    <w:rsid w:val="001811AD"/>
    <w:rsid w:val="0018129B"/>
    <w:rsid w:val="00181C35"/>
    <w:rsid w:val="00183233"/>
    <w:rsid w:val="00183FC0"/>
    <w:rsid w:val="00184D0A"/>
    <w:rsid w:val="001854D2"/>
    <w:rsid w:val="001862F3"/>
    <w:rsid w:val="001870DD"/>
    <w:rsid w:val="00187479"/>
    <w:rsid w:val="00187595"/>
    <w:rsid w:val="0018775C"/>
    <w:rsid w:val="001877AB"/>
    <w:rsid w:val="00187923"/>
    <w:rsid w:val="00190386"/>
    <w:rsid w:val="00191205"/>
    <w:rsid w:val="00191DA9"/>
    <w:rsid w:val="00191FC7"/>
    <w:rsid w:val="001925E3"/>
    <w:rsid w:val="00192A34"/>
    <w:rsid w:val="00192FE3"/>
    <w:rsid w:val="00193082"/>
    <w:rsid w:val="001932D0"/>
    <w:rsid w:val="0019339B"/>
    <w:rsid w:val="0019520F"/>
    <w:rsid w:val="00196B67"/>
    <w:rsid w:val="00197493"/>
    <w:rsid w:val="001A142C"/>
    <w:rsid w:val="001A2FA9"/>
    <w:rsid w:val="001A4306"/>
    <w:rsid w:val="001A542A"/>
    <w:rsid w:val="001A5A8E"/>
    <w:rsid w:val="001A6D4A"/>
    <w:rsid w:val="001A7022"/>
    <w:rsid w:val="001B072B"/>
    <w:rsid w:val="001B1185"/>
    <w:rsid w:val="001B2168"/>
    <w:rsid w:val="001B217C"/>
    <w:rsid w:val="001B2933"/>
    <w:rsid w:val="001B2A5E"/>
    <w:rsid w:val="001B2A9D"/>
    <w:rsid w:val="001B4C42"/>
    <w:rsid w:val="001B5226"/>
    <w:rsid w:val="001B6AA1"/>
    <w:rsid w:val="001C09FB"/>
    <w:rsid w:val="001C0CE9"/>
    <w:rsid w:val="001C1F81"/>
    <w:rsid w:val="001C222D"/>
    <w:rsid w:val="001C2619"/>
    <w:rsid w:val="001C280C"/>
    <w:rsid w:val="001C2A43"/>
    <w:rsid w:val="001C2D36"/>
    <w:rsid w:val="001C3721"/>
    <w:rsid w:val="001C393B"/>
    <w:rsid w:val="001C3A9A"/>
    <w:rsid w:val="001C53CC"/>
    <w:rsid w:val="001C5493"/>
    <w:rsid w:val="001C58E9"/>
    <w:rsid w:val="001C6F59"/>
    <w:rsid w:val="001C7852"/>
    <w:rsid w:val="001D0268"/>
    <w:rsid w:val="001D0CC8"/>
    <w:rsid w:val="001D1AB8"/>
    <w:rsid w:val="001D23E2"/>
    <w:rsid w:val="001D2E79"/>
    <w:rsid w:val="001D5301"/>
    <w:rsid w:val="001D6F23"/>
    <w:rsid w:val="001D72DC"/>
    <w:rsid w:val="001E0DB4"/>
    <w:rsid w:val="001E1139"/>
    <w:rsid w:val="001E182D"/>
    <w:rsid w:val="001E2C35"/>
    <w:rsid w:val="001E2D47"/>
    <w:rsid w:val="001E328C"/>
    <w:rsid w:val="001E4A75"/>
    <w:rsid w:val="001E53EA"/>
    <w:rsid w:val="001E5663"/>
    <w:rsid w:val="001E68E7"/>
    <w:rsid w:val="001E6D1E"/>
    <w:rsid w:val="001E717E"/>
    <w:rsid w:val="001E7204"/>
    <w:rsid w:val="001F14B2"/>
    <w:rsid w:val="001F1618"/>
    <w:rsid w:val="001F1C8C"/>
    <w:rsid w:val="001F250B"/>
    <w:rsid w:val="001F2D83"/>
    <w:rsid w:val="001F3236"/>
    <w:rsid w:val="001F38D9"/>
    <w:rsid w:val="001F3CF4"/>
    <w:rsid w:val="001F4C58"/>
    <w:rsid w:val="001F4E61"/>
    <w:rsid w:val="001F515C"/>
    <w:rsid w:val="001F51DE"/>
    <w:rsid w:val="001F5542"/>
    <w:rsid w:val="001F5B4B"/>
    <w:rsid w:val="001F771C"/>
    <w:rsid w:val="001F7DFB"/>
    <w:rsid w:val="00200CF5"/>
    <w:rsid w:val="00201C01"/>
    <w:rsid w:val="00202B1D"/>
    <w:rsid w:val="00202BBD"/>
    <w:rsid w:val="00204F22"/>
    <w:rsid w:val="00204FD9"/>
    <w:rsid w:val="002051A4"/>
    <w:rsid w:val="0020590E"/>
    <w:rsid w:val="00207475"/>
    <w:rsid w:val="00207E60"/>
    <w:rsid w:val="00210148"/>
    <w:rsid w:val="00210695"/>
    <w:rsid w:val="002108C6"/>
    <w:rsid w:val="00210B6A"/>
    <w:rsid w:val="00211133"/>
    <w:rsid w:val="00211593"/>
    <w:rsid w:val="002116A8"/>
    <w:rsid w:val="002123A4"/>
    <w:rsid w:val="00212921"/>
    <w:rsid w:val="002133E2"/>
    <w:rsid w:val="00213483"/>
    <w:rsid w:val="00215376"/>
    <w:rsid w:val="002156F5"/>
    <w:rsid w:val="0021612C"/>
    <w:rsid w:val="002163E1"/>
    <w:rsid w:val="0021685D"/>
    <w:rsid w:val="00216A87"/>
    <w:rsid w:val="00216F12"/>
    <w:rsid w:val="00217FC5"/>
    <w:rsid w:val="002207B8"/>
    <w:rsid w:val="00221D03"/>
    <w:rsid w:val="00223717"/>
    <w:rsid w:val="00223B9A"/>
    <w:rsid w:val="00223BD3"/>
    <w:rsid w:val="00224453"/>
    <w:rsid w:val="00224F0F"/>
    <w:rsid w:val="002255E2"/>
    <w:rsid w:val="00225F44"/>
    <w:rsid w:val="00226C95"/>
    <w:rsid w:val="00227554"/>
    <w:rsid w:val="002308BB"/>
    <w:rsid w:val="00230B5A"/>
    <w:rsid w:val="0023120C"/>
    <w:rsid w:val="002316F2"/>
    <w:rsid w:val="002328E5"/>
    <w:rsid w:val="002344A4"/>
    <w:rsid w:val="00234AC5"/>
    <w:rsid w:val="00234C41"/>
    <w:rsid w:val="00236C96"/>
    <w:rsid w:val="00237CEC"/>
    <w:rsid w:val="002402FA"/>
    <w:rsid w:val="00243146"/>
    <w:rsid w:val="002440B1"/>
    <w:rsid w:val="00246335"/>
    <w:rsid w:val="0024652D"/>
    <w:rsid w:val="00246537"/>
    <w:rsid w:val="00246FFE"/>
    <w:rsid w:val="00247213"/>
    <w:rsid w:val="00250695"/>
    <w:rsid w:val="002508A0"/>
    <w:rsid w:val="0025147A"/>
    <w:rsid w:val="00251839"/>
    <w:rsid w:val="002537B5"/>
    <w:rsid w:val="00253B45"/>
    <w:rsid w:val="00253C40"/>
    <w:rsid w:val="00255A77"/>
    <w:rsid w:val="00255E44"/>
    <w:rsid w:val="002560DB"/>
    <w:rsid w:val="0025687F"/>
    <w:rsid w:val="0025772D"/>
    <w:rsid w:val="00260C92"/>
    <w:rsid w:val="00260DB3"/>
    <w:rsid w:val="00261879"/>
    <w:rsid w:val="00261A6A"/>
    <w:rsid w:val="00261FB2"/>
    <w:rsid w:val="00262D23"/>
    <w:rsid w:val="00263437"/>
    <w:rsid w:val="00263780"/>
    <w:rsid w:val="00263A08"/>
    <w:rsid w:val="002648EC"/>
    <w:rsid w:val="00265CC1"/>
    <w:rsid w:val="002671B0"/>
    <w:rsid w:val="00267FF4"/>
    <w:rsid w:val="00271F7C"/>
    <w:rsid w:val="002725D3"/>
    <w:rsid w:val="002737F0"/>
    <w:rsid w:val="00273B70"/>
    <w:rsid w:val="00273BF4"/>
    <w:rsid w:val="00273E59"/>
    <w:rsid w:val="00273E6B"/>
    <w:rsid w:val="00274EFD"/>
    <w:rsid w:val="00275C94"/>
    <w:rsid w:val="002764C0"/>
    <w:rsid w:val="0027698D"/>
    <w:rsid w:val="00277FE4"/>
    <w:rsid w:val="0028040B"/>
    <w:rsid w:val="0028126B"/>
    <w:rsid w:val="00281B67"/>
    <w:rsid w:val="002823B7"/>
    <w:rsid w:val="00282905"/>
    <w:rsid w:val="00282982"/>
    <w:rsid w:val="00282A9F"/>
    <w:rsid w:val="00283585"/>
    <w:rsid w:val="00284916"/>
    <w:rsid w:val="002853D3"/>
    <w:rsid w:val="002862EE"/>
    <w:rsid w:val="002875DE"/>
    <w:rsid w:val="00290A71"/>
    <w:rsid w:val="00290C02"/>
    <w:rsid w:val="002922CD"/>
    <w:rsid w:val="002923BE"/>
    <w:rsid w:val="00292512"/>
    <w:rsid w:val="002926A2"/>
    <w:rsid w:val="00293D0B"/>
    <w:rsid w:val="00294A3F"/>
    <w:rsid w:val="0029582F"/>
    <w:rsid w:val="002970D9"/>
    <w:rsid w:val="00297481"/>
    <w:rsid w:val="00297B48"/>
    <w:rsid w:val="002A01C6"/>
    <w:rsid w:val="002A099B"/>
    <w:rsid w:val="002A1610"/>
    <w:rsid w:val="002A23FA"/>
    <w:rsid w:val="002A271E"/>
    <w:rsid w:val="002A454A"/>
    <w:rsid w:val="002A46DD"/>
    <w:rsid w:val="002A5594"/>
    <w:rsid w:val="002A6373"/>
    <w:rsid w:val="002A6395"/>
    <w:rsid w:val="002A63F1"/>
    <w:rsid w:val="002A65DD"/>
    <w:rsid w:val="002A6D55"/>
    <w:rsid w:val="002A772F"/>
    <w:rsid w:val="002A7C9D"/>
    <w:rsid w:val="002B10E9"/>
    <w:rsid w:val="002B1361"/>
    <w:rsid w:val="002B138D"/>
    <w:rsid w:val="002B2EE8"/>
    <w:rsid w:val="002B3188"/>
    <w:rsid w:val="002B3860"/>
    <w:rsid w:val="002B3A8D"/>
    <w:rsid w:val="002B45D5"/>
    <w:rsid w:val="002B4CC3"/>
    <w:rsid w:val="002B4D46"/>
    <w:rsid w:val="002B54AF"/>
    <w:rsid w:val="002B5577"/>
    <w:rsid w:val="002B6565"/>
    <w:rsid w:val="002B6C1C"/>
    <w:rsid w:val="002B71E7"/>
    <w:rsid w:val="002B75DA"/>
    <w:rsid w:val="002B7E0A"/>
    <w:rsid w:val="002C0B1F"/>
    <w:rsid w:val="002C0FB1"/>
    <w:rsid w:val="002C15F4"/>
    <w:rsid w:val="002C1BED"/>
    <w:rsid w:val="002C1EF5"/>
    <w:rsid w:val="002C215F"/>
    <w:rsid w:val="002C2460"/>
    <w:rsid w:val="002C2E5E"/>
    <w:rsid w:val="002C416F"/>
    <w:rsid w:val="002C4BE1"/>
    <w:rsid w:val="002C4E0A"/>
    <w:rsid w:val="002C4FC2"/>
    <w:rsid w:val="002C63A0"/>
    <w:rsid w:val="002C6C23"/>
    <w:rsid w:val="002C6F60"/>
    <w:rsid w:val="002C7D0C"/>
    <w:rsid w:val="002D0858"/>
    <w:rsid w:val="002D0B09"/>
    <w:rsid w:val="002D1535"/>
    <w:rsid w:val="002D205B"/>
    <w:rsid w:val="002D242C"/>
    <w:rsid w:val="002D2952"/>
    <w:rsid w:val="002D3991"/>
    <w:rsid w:val="002D3CEC"/>
    <w:rsid w:val="002D4267"/>
    <w:rsid w:val="002D4A08"/>
    <w:rsid w:val="002D68B4"/>
    <w:rsid w:val="002D70EE"/>
    <w:rsid w:val="002D7206"/>
    <w:rsid w:val="002D7215"/>
    <w:rsid w:val="002D7375"/>
    <w:rsid w:val="002D7EDD"/>
    <w:rsid w:val="002E0559"/>
    <w:rsid w:val="002E0C9C"/>
    <w:rsid w:val="002E1008"/>
    <w:rsid w:val="002E1FC8"/>
    <w:rsid w:val="002E2AA7"/>
    <w:rsid w:val="002E3387"/>
    <w:rsid w:val="002E4921"/>
    <w:rsid w:val="002E4F15"/>
    <w:rsid w:val="002E5202"/>
    <w:rsid w:val="002E59B1"/>
    <w:rsid w:val="002E5E03"/>
    <w:rsid w:val="002E69FA"/>
    <w:rsid w:val="002E6EC5"/>
    <w:rsid w:val="002E6ED9"/>
    <w:rsid w:val="002E7274"/>
    <w:rsid w:val="002E7C65"/>
    <w:rsid w:val="002E7FF0"/>
    <w:rsid w:val="002F141B"/>
    <w:rsid w:val="002F1799"/>
    <w:rsid w:val="002F196C"/>
    <w:rsid w:val="002F27E2"/>
    <w:rsid w:val="002F42B2"/>
    <w:rsid w:val="002F697D"/>
    <w:rsid w:val="002F6B11"/>
    <w:rsid w:val="002F70D4"/>
    <w:rsid w:val="002F716F"/>
    <w:rsid w:val="002F7C2F"/>
    <w:rsid w:val="00300160"/>
    <w:rsid w:val="00300383"/>
    <w:rsid w:val="0030084D"/>
    <w:rsid w:val="00300986"/>
    <w:rsid w:val="003012F6"/>
    <w:rsid w:val="00301411"/>
    <w:rsid w:val="00302422"/>
    <w:rsid w:val="003024DA"/>
    <w:rsid w:val="0030251B"/>
    <w:rsid w:val="00302856"/>
    <w:rsid w:val="00303296"/>
    <w:rsid w:val="00303EC2"/>
    <w:rsid w:val="0030505E"/>
    <w:rsid w:val="00305D52"/>
    <w:rsid w:val="00307DE3"/>
    <w:rsid w:val="00311CF7"/>
    <w:rsid w:val="00311EDA"/>
    <w:rsid w:val="00311F13"/>
    <w:rsid w:val="003121E2"/>
    <w:rsid w:val="00312289"/>
    <w:rsid w:val="0031436B"/>
    <w:rsid w:val="003146B6"/>
    <w:rsid w:val="00314E06"/>
    <w:rsid w:val="0031517E"/>
    <w:rsid w:val="00315EAF"/>
    <w:rsid w:val="003167CB"/>
    <w:rsid w:val="00316CF1"/>
    <w:rsid w:val="00316F6E"/>
    <w:rsid w:val="003201A5"/>
    <w:rsid w:val="0032081A"/>
    <w:rsid w:val="00321802"/>
    <w:rsid w:val="00321943"/>
    <w:rsid w:val="00321966"/>
    <w:rsid w:val="0032226F"/>
    <w:rsid w:val="00322EF7"/>
    <w:rsid w:val="003231D4"/>
    <w:rsid w:val="003235D6"/>
    <w:rsid w:val="00324744"/>
    <w:rsid w:val="003262ED"/>
    <w:rsid w:val="003269B0"/>
    <w:rsid w:val="00326DF6"/>
    <w:rsid w:val="00326FA0"/>
    <w:rsid w:val="00327453"/>
    <w:rsid w:val="00327939"/>
    <w:rsid w:val="00327A3F"/>
    <w:rsid w:val="00327B2E"/>
    <w:rsid w:val="00330D45"/>
    <w:rsid w:val="00330E5F"/>
    <w:rsid w:val="00330F9C"/>
    <w:rsid w:val="00331820"/>
    <w:rsid w:val="00332526"/>
    <w:rsid w:val="00333BD2"/>
    <w:rsid w:val="00335148"/>
    <w:rsid w:val="00335C16"/>
    <w:rsid w:val="003367AD"/>
    <w:rsid w:val="00337C90"/>
    <w:rsid w:val="00341A0B"/>
    <w:rsid w:val="0034221B"/>
    <w:rsid w:val="0034234D"/>
    <w:rsid w:val="00343CB9"/>
    <w:rsid w:val="003442B7"/>
    <w:rsid w:val="003446EA"/>
    <w:rsid w:val="00346996"/>
    <w:rsid w:val="0034728F"/>
    <w:rsid w:val="00347329"/>
    <w:rsid w:val="0034747B"/>
    <w:rsid w:val="0034762F"/>
    <w:rsid w:val="00347DAD"/>
    <w:rsid w:val="00347F95"/>
    <w:rsid w:val="0035180A"/>
    <w:rsid w:val="00351B8B"/>
    <w:rsid w:val="003527DD"/>
    <w:rsid w:val="00353F8E"/>
    <w:rsid w:val="00354968"/>
    <w:rsid w:val="00354C98"/>
    <w:rsid w:val="00355975"/>
    <w:rsid w:val="00355A67"/>
    <w:rsid w:val="00355AD5"/>
    <w:rsid w:val="0035660B"/>
    <w:rsid w:val="00356B78"/>
    <w:rsid w:val="00356C10"/>
    <w:rsid w:val="00356EC9"/>
    <w:rsid w:val="00357986"/>
    <w:rsid w:val="00357BD7"/>
    <w:rsid w:val="00360AE3"/>
    <w:rsid w:val="00360E08"/>
    <w:rsid w:val="00361C43"/>
    <w:rsid w:val="0036224D"/>
    <w:rsid w:val="00362B00"/>
    <w:rsid w:val="0036365A"/>
    <w:rsid w:val="003639EE"/>
    <w:rsid w:val="00363AAE"/>
    <w:rsid w:val="00364C5A"/>
    <w:rsid w:val="00364DDD"/>
    <w:rsid w:val="0036537E"/>
    <w:rsid w:val="00365A0A"/>
    <w:rsid w:val="00365AA0"/>
    <w:rsid w:val="003662D8"/>
    <w:rsid w:val="00366708"/>
    <w:rsid w:val="00366881"/>
    <w:rsid w:val="00366C16"/>
    <w:rsid w:val="00367CF7"/>
    <w:rsid w:val="00370FC7"/>
    <w:rsid w:val="003724A4"/>
    <w:rsid w:val="003742F5"/>
    <w:rsid w:val="00374399"/>
    <w:rsid w:val="00374ACE"/>
    <w:rsid w:val="00374B0D"/>
    <w:rsid w:val="00375277"/>
    <w:rsid w:val="00375B6A"/>
    <w:rsid w:val="00375E2F"/>
    <w:rsid w:val="003763C2"/>
    <w:rsid w:val="00376A7D"/>
    <w:rsid w:val="003776A6"/>
    <w:rsid w:val="00380977"/>
    <w:rsid w:val="0038128E"/>
    <w:rsid w:val="00381C1F"/>
    <w:rsid w:val="003824E6"/>
    <w:rsid w:val="003838D0"/>
    <w:rsid w:val="003845E2"/>
    <w:rsid w:val="0038547B"/>
    <w:rsid w:val="00385485"/>
    <w:rsid w:val="00386516"/>
    <w:rsid w:val="00386F0D"/>
    <w:rsid w:val="003871A3"/>
    <w:rsid w:val="00387F3C"/>
    <w:rsid w:val="0039093F"/>
    <w:rsid w:val="00390E61"/>
    <w:rsid w:val="00390EEF"/>
    <w:rsid w:val="0039158D"/>
    <w:rsid w:val="003921CE"/>
    <w:rsid w:val="003943F0"/>
    <w:rsid w:val="00394982"/>
    <w:rsid w:val="00396D05"/>
    <w:rsid w:val="003973E8"/>
    <w:rsid w:val="00397509"/>
    <w:rsid w:val="003A0879"/>
    <w:rsid w:val="003A0D12"/>
    <w:rsid w:val="003A126A"/>
    <w:rsid w:val="003A1A00"/>
    <w:rsid w:val="003A1CBD"/>
    <w:rsid w:val="003A222B"/>
    <w:rsid w:val="003A23B4"/>
    <w:rsid w:val="003A2938"/>
    <w:rsid w:val="003A3546"/>
    <w:rsid w:val="003A35CA"/>
    <w:rsid w:val="003A3B5D"/>
    <w:rsid w:val="003A4399"/>
    <w:rsid w:val="003A4570"/>
    <w:rsid w:val="003A474D"/>
    <w:rsid w:val="003A52BF"/>
    <w:rsid w:val="003A57CD"/>
    <w:rsid w:val="003A5F87"/>
    <w:rsid w:val="003A6103"/>
    <w:rsid w:val="003A644D"/>
    <w:rsid w:val="003A7D45"/>
    <w:rsid w:val="003B0376"/>
    <w:rsid w:val="003B226D"/>
    <w:rsid w:val="003B341E"/>
    <w:rsid w:val="003B35D8"/>
    <w:rsid w:val="003B36C5"/>
    <w:rsid w:val="003B5824"/>
    <w:rsid w:val="003B5AA3"/>
    <w:rsid w:val="003C127A"/>
    <w:rsid w:val="003C2004"/>
    <w:rsid w:val="003C2C91"/>
    <w:rsid w:val="003C3595"/>
    <w:rsid w:val="003C3AF6"/>
    <w:rsid w:val="003C43EA"/>
    <w:rsid w:val="003C4D92"/>
    <w:rsid w:val="003C676F"/>
    <w:rsid w:val="003C75FE"/>
    <w:rsid w:val="003C77DB"/>
    <w:rsid w:val="003C7A24"/>
    <w:rsid w:val="003D021D"/>
    <w:rsid w:val="003D05F9"/>
    <w:rsid w:val="003D1967"/>
    <w:rsid w:val="003D269A"/>
    <w:rsid w:val="003D36A4"/>
    <w:rsid w:val="003D394F"/>
    <w:rsid w:val="003D3BFE"/>
    <w:rsid w:val="003D4168"/>
    <w:rsid w:val="003D44C0"/>
    <w:rsid w:val="003D4587"/>
    <w:rsid w:val="003D46B3"/>
    <w:rsid w:val="003D47CD"/>
    <w:rsid w:val="003D4F8A"/>
    <w:rsid w:val="003D5362"/>
    <w:rsid w:val="003D5C48"/>
    <w:rsid w:val="003D5D34"/>
    <w:rsid w:val="003D67E9"/>
    <w:rsid w:val="003E05B4"/>
    <w:rsid w:val="003E0643"/>
    <w:rsid w:val="003E091F"/>
    <w:rsid w:val="003E1582"/>
    <w:rsid w:val="003E204F"/>
    <w:rsid w:val="003E3CB4"/>
    <w:rsid w:val="003E528B"/>
    <w:rsid w:val="003E5512"/>
    <w:rsid w:val="003E5ED8"/>
    <w:rsid w:val="003E6805"/>
    <w:rsid w:val="003E6A62"/>
    <w:rsid w:val="003E6DE2"/>
    <w:rsid w:val="003E7E18"/>
    <w:rsid w:val="003F05BD"/>
    <w:rsid w:val="003F06CB"/>
    <w:rsid w:val="003F1247"/>
    <w:rsid w:val="003F17FC"/>
    <w:rsid w:val="003F2377"/>
    <w:rsid w:val="003F2C66"/>
    <w:rsid w:val="003F2E42"/>
    <w:rsid w:val="003F2F0F"/>
    <w:rsid w:val="003F3B93"/>
    <w:rsid w:val="003F5647"/>
    <w:rsid w:val="003F607F"/>
    <w:rsid w:val="003F6D57"/>
    <w:rsid w:val="00400A93"/>
    <w:rsid w:val="00403020"/>
    <w:rsid w:val="00403A3B"/>
    <w:rsid w:val="00404E27"/>
    <w:rsid w:val="00404F25"/>
    <w:rsid w:val="0040599C"/>
    <w:rsid w:val="00405ACD"/>
    <w:rsid w:val="00406112"/>
    <w:rsid w:val="0040661F"/>
    <w:rsid w:val="00406657"/>
    <w:rsid w:val="0041053D"/>
    <w:rsid w:val="004109E2"/>
    <w:rsid w:val="004109E9"/>
    <w:rsid w:val="0041120F"/>
    <w:rsid w:val="00411327"/>
    <w:rsid w:val="00413E51"/>
    <w:rsid w:val="00413E5B"/>
    <w:rsid w:val="00414D46"/>
    <w:rsid w:val="00415130"/>
    <w:rsid w:val="004154F6"/>
    <w:rsid w:val="00415C13"/>
    <w:rsid w:val="00415D12"/>
    <w:rsid w:val="004171A3"/>
    <w:rsid w:val="00421617"/>
    <w:rsid w:val="0042290E"/>
    <w:rsid w:val="00422A27"/>
    <w:rsid w:val="00422A42"/>
    <w:rsid w:val="004233FC"/>
    <w:rsid w:val="004235CF"/>
    <w:rsid w:val="00423904"/>
    <w:rsid w:val="004246C4"/>
    <w:rsid w:val="00424835"/>
    <w:rsid w:val="00425813"/>
    <w:rsid w:val="00427D46"/>
    <w:rsid w:val="004305DF"/>
    <w:rsid w:val="004318C6"/>
    <w:rsid w:val="00431DB3"/>
    <w:rsid w:val="00431DC2"/>
    <w:rsid w:val="00431E52"/>
    <w:rsid w:val="00432588"/>
    <w:rsid w:val="00432673"/>
    <w:rsid w:val="004326DF"/>
    <w:rsid w:val="00433AC4"/>
    <w:rsid w:val="00434663"/>
    <w:rsid w:val="00436060"/>
    <w:rsid w:val="00436722"/>
    <w:rsid w:val="0043705D"/>
    <w:rsid w:val="004403A9"/>
    <w:rsid w:val="00440B22"/>
    <w:rsid w:val="00441DEE"/>
    <w:rsid w:val="0044318A"/>
    <w:rsid w:val="0044393F"/>
    <w:rsid w:val="00443BDB"/>
    <w:rsid w:val="0044455D"/>
    <w:rsid w:val="00445042"/>
    <w:rsid w:val="00446720"/>
    <w:rsid w:val="00446A27"/>
    <w:rsid w:val="00447292"/>
    <w:rsid w:val="0044793E"/>
    <w:rsid w:val="0045002E"/>
    <w:rsid w:val="004507C8"/>
    <w:rsid w:val="004513FA"/>
    <w:rsid w:val="004514D5"/>
    <w:rsid w:val="00453896"/>
    <w:rsid w:val="004542EF"/>
    <w:rsid w:val="00454740"/>
    <w:rsid w:val="00456A99"/>
    <w:rsid w:val="00457101"/>
    <w:rsid w:val="004576A8"/>
    <w:rsid w:val="00460DAE"/>
    <w:rsid w:val="0046130D"/>
    <w:rsid w:val="0046220A"/>
    <w:rsid w:val="004625CB"/>
    <w:rsid w:val="004627B2"/>
    <w:rsid w:val="00462AD2"/>
    <w:rsid w:val="00462CBD"/>
    <w:rsid w:val="004643F7"/>
    <w:rsid w:val="00465186"/>
    <w:rsid w:val="00466A48"/>
    <w:rsid w:val="00466C35"/>
    <w:rsid w:val="00467241"/>
    <w:rsid w:val="00467A1F"/>
    <w:rsid w:val="00470B9C"/>
    <w:rsid w:val="00470FC4"/>
    <w:rsid w:val="00471137"/>
    <w:rsid w:val="0047142B"/>
    <w:rsid w:val="004720C2"/>
    <w:rsid w:val="00472D9F"/>
    <w:rsid w:val="00474970"/>
    <w:rsid w:val="00475077"/>
    <w:rsid w:val="00475769"/>
    <w:rsid w:val="004767E8"/>
    <w:rsid w:val="00476883"/>
    <w:rsid w:val="00477F47"/>
    <w:rsid w:val="00477FAF"/>
    <w:rsid w:val="0048007A"/>
    <w:rsid w:val="004801D6"/>
    <w:rsid w:val="004803EB"/>
    <w:rsid w:val="00481061"/>
    <w:rsid w:val="0048283A"/>
    <w:rsid w:val="00482EB4"/>
    <w:rsid w:val="004837EF"/>
    <w:rsid w:val="00484201"/>
    <w:rsid w:val="0048432F"/>
    <w:rsid w:val="004848B8"/>
    <w:rsid w:val="00486FE9"/>
    <w:rsid w:val="00487528"/>
    <w:rsid w:val="00487845"/>
    <w:rsid w:val="00487901"/>
    <w:rsid w:val="00487B2C"/>
    <w:rsid w:val="00487C30"/>
    <w:rsid w:val="004904D5"/>
    <w:rsid w:val="00491078"/>
    <w:rsid w:val="00491191"/>
    <w:rsid w:val="00491349"/>
    <w:rsid w:val="004916C6"/>
    <w:rsid w:val="0049174D"/>
    <w:rsid w:val="00491AB5"/>
    <w:rsid w:val="004937DB"/>
    <w:rsid w:val="004946FC"/>
    <w:rsid w:val="00495C53"/>
    <w:rsid w:val="00495EE6"/>
    <w:rsid w:val="004962F5"/>
    <w:rsid w:val="00496785"/>
    <w:rsid w:val="0049799D"/>
    <w:rsid w:val="00497CFC"/>
    <w:rsid w:val="004A04D6"/>
    <w:rsid w:val="004A07DC"/>
    <w:rsid w:val="004A1014"/>
    <w:rsid w:val="004A1350"/>
    <w:rsid w:val="004A1B6D"/>
    <w:rsid w:val="004A1EC9"/>
    <w:rsid w:val="004A21A0"/>
    <w:rsid w:val="004A3B9B"/>
    <w:rsid w:val="004A4F5F"/>
    <w:rsid w:val="004A5E68"/>
    <w:rsid w:val="004A618B"/>
    <w:rsid w:val="004A6B1C"/>
    <w:rsid w:val="004A77B4"/>
    <w:rsid w:val="004B0D99"/>
    <w:rsid w:val="004B1D01"/>
    <w:rsid w:val="004B2405"/>
    <w:rsid w:val="004B460D"/>
    <w:rsid w:val="004B499F"/>
    <w:rsid w:val="004B5055"/>
    <w:rsid w:val="004B51E2"/>
    <w:rsid w:val="004B5C8D"/>
    <w:rsid w:val="004B614B"/>
    <w:rsid w:val="004B660F"/>
    <w:rsid w:val="004B6644"/>
    <w:rsid w:val="004B7241"/>
    <w:rsid w:val="004C0322"/>
    <w:rsid w:val="004C056D"/>
    <w:rsid w:val="004C0DB9"/>
    <w:rsid w:val="004C1368"/>
    <w:rsid w:val="004C21A5"/>
    <w:rsid w:val="004C37F0"/>
    <w:rsid w:val="004C37F2"/>
    <w:rsid w:val="004C42EA"/>
    <w:rsid w:val="004C4FBD"/>
    <w:rsid w:val="004C53EC"/>
    <w:rsid w:val="004C5515"/>
    <w:rsid w:val="004D02A1"/>
    <w:rsid w:val="004D02DC"/>
    <w:rsid w:val="004D0476"/>
    <w:rsid w:val="004D0757"/>
    <w:rsid w:val="004D1A28"/>
    <w:rsid w:val="004D3524"/>
    <w:rsid w:val="004D38A3"/>
    <w:rsid w:val="004D3A75"/>
    <w:rsid w:val="004D3D1A"/>
    <w:rsid w:val="004D5C59"/>
    <w:rsid w:val="004D6AEA"/>
    <w:rsid w:val="004D6D02"/>
    <w:rsid w:val="004D7625"/>
    <w:rsid w:val="004D7840"/>
    <w:rsid w:val="004E10A9"/>
    <w:rsid w:val="004E1AED"/>
    <w:rsid w:val="004E1D1A"/>
    <w:rsid w:val="004E2521"/>
    <w:rsid w:val="004E28CE"/>
    <w:rsid w:val="004E2E75"/>
    <w:rsid w:val="004E31D6"/>
    <w:rsid w:val="004E3891"/>
    <w:rsid w:val="004E4415"/>
    <w:rsid w:val="004E5242"/>
    <w:rsid w:val="004E5855"/>
    <w:rsid w:val="004E5940"/>
    <w:rsid w:val="004E7AED"/>
    <w:rsid w:val="004E7E58"/>
    <w:rsid w:val="004F013B"/>
    <w:rsid w:val="004F25AB"/>
    <w:rsid w:val="004F25AE"/>
    <w:rsid w:val="004F2DBF"/>
    <w:rsid w:val="004F3358"/>
    <w:rsid w:val="004F38D8"/>
    <w:rsid w:val="004F448A"/>
    <w:rsid w:val="004F4F5E"/>
    <w:rsid w:val="004F55F6"/>
    <w:rsid w:val="004F5DEB"/>
    <w:rsid w:val="004F5F72"/>
    <w:rsid w:val="004F662A"/>
    <w:rsid w:val="004F67F4"/>
    <w:rsid w:val="004F751D"/>
    <w:rsid w:val="004F7707"/>
    <w:rsid w:val="004F7743"/>
    <w:rsid w:val="0050099E"/>
    <w:rsid w:val="00500C1F"/>
    <w:rsid w:val="00501247"/>
    <w:rsid w:val="005012EF"/>
    <w:rsid w:val="0050133E"/>
    <w:rsid w:val="005015C5"/>
    <w:rsid w:val="00501604"/>
    <w:rsid w:val="00502510"/>
    <w:rsid w:val="00502F4C"/>
    <w:rsid w:val="00504BE9"/>
    <w:rsid w:val="00505090"/>
    <w:rsid w:val="00505552"/>
    <w:rsid w:val="00507BC4"/>
    <w:rsid w:val="00507E88"/>
    <w:rsid w:val="00507E9E"/>
    <w:rsid w:val="0051061A"/>
    <w:rsid w:val="00510A25"/>
    <w:rsid w:val="00510BF9"/>
    <w:rsid w:val="00511478"/>
    <w:rsid w:val="00511798"/>
    <w:rsid w:val="005141AD"/>
    <w:rsid w:val="005142E6"/>
    <w:rsid w:val="00515C07"/>
    <w:rsid w:val="00515F0C"/>
    <w:rsid w:val="00516186"/>
    <w:rsid w:val="00516DDE"/>
    <w:rsid w:val="00520153"/>
    <w:rsid w:val="0052023E"/>
    <w:rsid w:val="00521AAE"/>
    <w:rsid w:val="00521D50"/>
    <w:rsid w:val="00522234"/>
    <w:rsid w:val="00523BEE"/>
    <w:rsid w:val="00523CDE"/>
    <w:rsid w:val="00523D60"/>
    <w:rsid w:val="005240C2"/>
    <w:rsid w:val="00524870"/>
    <w:rsid w:val="00524AA9"/>
    <w:rsid w:val="005258E3"/>
    <w:rsid w:val="00525A1C"/>
    <w:rsid w:val="00525D9D"/>
    <w:rsid w:val="005265E1"/>
    <w:rsid w:val="0052662A"/>
    <w:rsid w:val="00526C7F"/>
    <w:rsid w:val="00526F9D"/>
    <w:rsid w:val="005271EA"/>
    <w:rsid w:val="005273E5"/>
    <w:rsid w:val="005276F8"/>
    <w:rsid w:val="00527792"/>
    <w:rsid w:val="00530D3F"/>
    <w:rsid w:val="00531DB1"/>
    <w:rsid w:val="00531EF2"/>
    <w:rsid w:val="0053207A"/>
    <w:rsid w:val="005320CE"/>
    <w:rsid w:val="0053296F"/>
    <w:rsid w:val="005336EB"/>
    <w:rsid w:val="00533970"/>
    <w:rsid w:val="005350CE"/>
    <w:rsid w:val="005367D1"/>
    <w:rsid w:val="00536D66"/>
    <w:rsid w:val="00537112"/>
    <w:rsid w:val="00537395"/>
    <w:rsid w:val="005376E3"/>
    <w:rsid w:val="00537AAE"/>
    <w:rsid w:val="00537AD2"/>
    <w:rsid w:val="00540EDB"/>
    <w:rsid w:val="00541C49"/>
    <w:rsid w:val="005427DE"/>
    <w:rsid w:val="005428D8"/>
    <w:rsid w:val="00543A14"/>
    <w:rsid w:val="00543FD6"/>
    <w:rsid w:val="00543FE1"/>
    <w:rsid w:val="00544870"/>
    <w:rsid w:val="00544EF1"/>
    <w:rsid w:val="005452C4"/>
    <w:rsid w:val="0054593D"/>
    <w:rsid w:val="00546F5E"/>
    <w:rsid w:val="00547455"/>
    <w:rsid w:val="00547795"/>
    <w:rsid w:val="00550305"/>
    <w:rsid w:val="00550BE5"/>
    <w:rsid w:val="005511EB"/>
    <w:rsid w:val="00552174"/>
    <w:rsid w:val="005528AE"/>
    <w:rsid w:val="00552C20"/>
    <w:rsid w:val="00554A5B"/>
    <w:rsid w:val="005554F1"/>
    <w:rsid w:val="00555E48"/>
    <w:rsid w:val="0055668C"/>
    <w:rsid w:val="005576FB"/>
    <w:rsid w:val="00557F8A"/>
    <w:rsid w:val="00560E65"/>
    <w:rsid w:val="00561052"/>
    <w:rsid w:val="00561371"/>
    <w:rsid w:val="005618D2"/>
    <w:rsid w:val="00562C2A"/>
    <w:rsid w:val="00563F89"/>
    <w:rsid w:val="005651A1"/>
    <w:rsid w:val="00565E65"/>
    <w:rsid w:val="00566370"/>
    <w:rsid w:val="005703C7"/>
    <w:rsid w:val="005717F9"/>
    <w:rsid w:val="00572010"/>
    <w:rsid w:val="00572B22"/>
    <w:rsid w:val="00573E7C"/>
    <w:rsid w:val="005743EC"/>
    <w:rsid w:val="00574461"/>
    <w:rsid w:val="005753E8"/>
    <w:rsid w:val="005764F5"/>
    <w:rsid w:val="00576991"/>
    <w:rsid w:val="00576C9C"/>
    <w:rsid w:val="0057740E"/>
    <w:rsid w:val="00577F7E"/>
    <w:rsid w:val="005808A2"/>
    <w:rsid w:val="00580DA0"/>
    <w:rsid w:val="00580EFD"/>
    <w:rsid w:val="00581315"/>
    <w:rsid w:val="00581C95"/>
    <w:rsid w:val="005820C0"/>
    <w:rsid w:val="00582C2C"/>
    <w:rsid w:val="00582D69"/>
    <w:rsid w:val="00584C82"/>
    <w:rsid w:val="0058516C"/>
    <w:rsid w:val="005857AF"/>
    <w:rsid w:val="0058783E"/>
    <w:rsid w:val="00587D81"/>
    <w:rsid w:val="00590312"/>
    <w:rsid w:val="0059414A"/>
    <w:rsid w:val="00594217"/>
    <w:rsid w:val="0059426B"/>
    <w:rsid w:val="0059631A"/>
    <w:rsid w:val="00596888"/>
    <w:rsid w:val="00597042"/>
    <w:rsid w:val="005971E7"/>
    <w:rsid w:val="0059781C"/>
    <w:rsid w:val="00597C45"/>
    <w:rsid w:val="00597D43"/>
    <w:rsid w:val="005A04BA"/>
    <w:rsid w:val="005A0B80"/>
    <w:rsid w:val="005A0EF1"/>
    <w:rsid w:val="005A1AA3"/>
    <w:rsid w:val="005A23FE"/>
    <w:rsid w:val="005A2F3B"/>
    <w:rsid w:val="005A44B9"/>
    <w:rsid w:val="005A4FCA"/>
    <w:rsid w:val="005A5C9A"/>
    <w:rsid w:val="005A5E08"/>
    <w:rsid w:val="005A5FE4"/>
    <w:rsid w:val="005B0646"/>
    <w:rsid w:val="005B0A09"/>
    <w:rsid w:val="005B1D02"/>
    <w:rsid w:val="005B222A"/>
    <w:rsid w:val="005B2EBF"/>
    <w:rsid w:val="005B3B8D"/>
    <w:rsid w:val="005B4DE0"/>
    <w:rsid w:val="005B50A3"/>
    <w:rsid w:val="005B5136"/>
    <w:rsid w:val="005B5504"/>
    <w:rsid w:val="005B55F1"/>
    <w:rsid w:val="005B63FC"/>
    <w:rsid w:val="005B6B29"/>
    <w:rsid w:val="005B6D7A"/>
    <w:rsid w:val="005C0177"/>
    <w:rsid w:val="005C153D"/>
    <w:rsid w:val="005C23D0"/>
    <w:rsid w:val="005C2686"/>
    <w:rsid w:val="005C2796"/>
    <w:rsid w:val="005C3E72"/>
    <w:rsid w:val="005C4F2E"/>
    <w:rsid w:val="005C5347"/>
    <w:rsid w:val="005C61EA"/>
    <w:rsid w:val="005C646C"/>
    <w:rsid w:val="005C6B64"/>
    <w:rsid w:val="005C7482"/>
    <w:rsid w:val="005C7E29"/>
    <w:rsid w:val="005C7FDA"/>
    <w:rsid w:val="005D1142"/>
    <w:rsid w:val="005D1727"/>
    <w:rsid w:val="005D1D43"/>
    <w:rsid w:val="005D22B0"/>
    <w:rsid w:val="005D4433"/>
    <w:rsid w:val="005D4461"/>
    <w:rsid w:val="005D4663"/>
    <w:rsid w:val="005D4A1E"/>
    <w:rsid w:val="005D4A2D"/>
    <w:rsid w:val="005D4CB3"/>
    <w:rsid w:val="005D50F4"/>
    <w:rsid w:val="005D55D0"/>
    <w:rsid w:val="005D5942"/>
    <w:rsid w:val="005D5F3D"/>
    <w:rsid w:val="005D632F"/>
    <w:rsid w:val="005D748F"/>
    <w:rsid w:val="005E0013"/>
    <w:rsid w:val="005E004C"/>
    <w:rsid w:val="005E1946"/>
    <w:rsid w:val="005E22EE"/>
    <w:rsid w:val="005E2A8F"/>
    <w:rsid w:val="005E37E2"/>
    <w:rsid w:val="005E410B"/>
    <w:rsid w:val="005E46AF"/>
    <w:rsid w:val="005E484A"/>
    <w:rsid w:val="005E4E50"/>
    <w:rsid w:val="005E6C3F"/>
    <w:rsid w:val="005E6CA2"/>
    <w:rsid w:val="005E7933"/>
    <w:rsid w:val="005E7CF3"/>
    <w:rsid w:val="005F0CC5"/>
    <w:rsid w:val="005F0CEF"/>
    <w:rsid w:val="005F1252"/>
    <w:rsid w:val="005F13E6"/>
    <w:rsid w:val="005F17A3"/>
    <w:rsid w:val="005F1A10"/>
    <w:rsid w:val="005F1FD6"/>
    <w:rsid w:val="005F441C"/>
    <w:rsid w:val="005F446E"/>
    <w:rsid w:val="005F4A63"/>
    <w:rsid w:val="005F4EFA"/>
    <w:rsid w:val="005F534A"/>
    <w:rsid w:val="005F660B"/>
    <w:rsid w:val="005F6CA8"/>
    <w:rsid w:val="005F6EFF"/>
    <w:rsid w:val="005F71A4"/>
    <w:rsid w:val="005F7322"/>
    <w:rsid w:val="005F7511"/>
    <w:rsid w:val="00600051"/>
    <w:rsid w:val="00600271"/>
    <w:rsid w:val="006010BA"/>
    <w:rsid w:val="006022A8"/>
    <w:rsid w:val="0060353F"/>
    <w:rsid w:val="006035F8"/>
    <w:rsid w:val="006038AA"/>
    <w:rsid w:val="00603CB2"/>
    <w:rsid w:val="00603FFC"/>
    <w:rsid w:val="00605CFC"/>
    <w:rsid w:val="006063D3"/>
    <w:rsid w:val="0060657A"/>
    <w:rsid w:val="006067D8"/>
    <w:rsid w:val="0060694E"/>
    <w:rsid w:val="00606EED"/>
    <w:rsid w:val="00612EEA"/>
    <w:rsid w:val="00613DB6"/>
    <w:rsid w:val="00613DB7"/>
    <w:rsid w:val="006140BB"/>
    <w:rsid w:val="006152D9"/>
    <w:rsid w:val="00615B82"/>
    <w:rsid w:val="00617A31"/>
    <w:rsid w:val="00620335"/>
    <w:rsid w:val="006204C6"/>
    <w:rsid w:val="006232E1"/>
    <w:rsid w:val="0062377A"/>
    <w:rsid w:val="00624EE8"/>
    <w:rsid w:val="00624EF1"/>
    <w:rsid w:val="00625362"/>
    <w:rsid w:val="00625607"/>
    <w:rsid w:val="0062690C"/>
    <w:rsid w:val="00626B20"/>
    <w:rsid w:val="00626DFB"/>
    <w:rsid w:val="006271C7"/>
    <w:rsid w:val="006303DA"/>
    <w:rsid w:val="00631DB8"/>
    <w:rsid w:val="00633DE5"/>
    <w:rsid w:val="00633F15"/>
    <w:rsid w:val="006344BE"/>
    <w:rsid w:val="00635259"/>
    <w:rsid w:val="00637399"/>
    <w:rsid w:val="00637655"/>
    <w:rsid w:val="006377EB"/>
    <w:rsid w:val="006408CC"/>
    <w:rsid w:val="006411E8"/>
    <w:rsid w:val="0064180B"/>
    <w:rsid w:val="006421F3"/>
    <w:rsid w:val="00643638"/>
    <w:rsid w:val="00643C25"/>
    <w:rsid w:val="00643EA0"/>
    <w:rsid w:val="00643F44"/>
    <w:rsid w:val="006440B2"/>
    <w:rsid w:val="00644223"/>
    <w:rsid w:val="00644226"/>
    <w:rsid w:val="00644514"/>
    <w:rsid w:val="0064533E"/>
    <w:rsid w:val="00645406"/>
    <w:rsid w:val="00646099"/>
    <w:rsid w:val="006463B4"/>
    <w:rsid w:val="00646404"/>
    <w:rsid w:val="00646AA4"/>
    <w:rsid w:val="006471A0"/>
    <w:rsid w:val="00647330"/>
    <w:rsid w:val="00647766"/>
    <w:rsid w:val="006478B6"/>
    <w:rsid w:val="00647BEF"/>
    <w:rsid w:val="00650E71"/>
    <w:rsid w:val="006510E7"/>
    <w:rsid w:val="00652528"/>
    <w:rsid w:val="00652A78"/>
    <w:rsid w:val="00652D5B"/>
    <w:rsid w:val="006530DF"/>
    <w:rsid w:val="00653A18"/>
    <w:rsid w:val="00655568"/>
    <w:rsid w:val="006572FF"/>
    <w:rsid w:val="00657D90"/>
    <w:rsid w:val="0066083A"/>
    <w:rsid w:val="00660FD1"/>
    <w:rsid w:val="00661E0A"/>
    <w:rsid w:val="00661FF2"/>
    <w:rsid w:val="006622D4"/>
    <w:rsid w:val="00662659"/>
    <w:rsid w:val="0066266C"/>
    <w:rsid w:val="006644B0"/>
    <w:rsid w:val="006651D1"/>
    <w:rsid w:val="0066565A"/>
    <w:rsid w:val="00665ADA"/>
    <w:rsid w:val="0066600B"/>
    <w:rsid w:val="00666DEE"/>
    <w:rsid w:val="00667993"/>
    <w:rsid w:val="00667C96"/>
    <w:rsid w:val="00670466"/>
    <w:rsid w:val="00671582"/>
    <w:rsid w:val="006716D3"/>
    <w:rsid w:val="006716ED"/>
    <w:rsid w:val="00671861"/>
    <w:rsid w:val="0067227A"/>
    <w:rsid w:val="006729B7"/>
    <w:rsid w:val="00672B42"/>
    <w:rsid w:val="006758D4"/>
    <w:rsid w:val="00677978"/>
    <w:rsid w:val="00677C7B"/>
    <w:rsid w:val="00680206"/>
    <w:rsid w:val="0068086D"/>
    <w:rsid w:val="00681D3E"/>
    <w:rsid w:val="00682CD1"/>
    <w:rsid w:val="00683471"/>
    <w:rsid w:val="0068369A"/>
    <w:rsid w:val="00684518"/>
    <w:rsid w:val="0068509F"/>
    <w:rsid w:val="0068565B"/>
    <w:rsid w:val="00685A95"/>
    <w:rsid w:val="00685B0D"/>
    <w:rsid w:val="00685C1B"/>
    <w:rsid w:val="00686972"/>
    <w:rsid w:val="00687B23"/>
    <w:rsid w:val="0069026F"/>
    <w:rsid w:val="006903BA"/>
    <w:rsid w:val="00690DF8"/>
    <w:rsid w:val="00691CAB"/>
    <w:rsid w:val="00691F57"/>
    <w:rsid w:val="006920A9"/>
    <w:rsid w:val="00692742"/>
    <w:rsid w:val="0069291E"/>
    <w:rsid w:val="00692D97"/>
    <w:rsid w:val="00693629"/>
    <w:rsid w:val="0069410B"/>
    <w:rsid w:val="0069457A"/>
    <w:rsid w:val="00694813"/>
    <w:rsid w:val="00694828"/>
    <w:rsid w:val="0069490D"/>
    <w:rsid w:val="00694948"/>
    <w:rsid w:val="00695987"/>
    <w:rsid w:val="00696100"/>
    <w:rsid w:val="00696359"/>
    <w:rsid w:val="00696FA6"/>
    <w:rsid w:val="00697AFD"/>
    <w:rsid w:val="00697BCD"/>
    <w:rsid w:val="006A0519"/>
    <w:rsid w:val="006A0CFC"/>
    <w:rsid w:val="006A1119"/>
    <w:rsid w:val="006A2061"/>
    <w:rsid w:val="006A3550"/>
    <w:rsid w:val="006A53C5"/>
    <w:rsid w:val="006A5927"/>
    <w:rsid w:val="006A5B26"/>
    <w:rsid w:val="006A5D94"/>
    <w:rsid w:val="006A5E66"/>
    <w:rsid w:val="006A6172"/>
    <w:rsid w:val="006A65B4"/>
    <w:rsid w:val="006A6A12"/>
    <w:rsid w:val="006A72BA"/>
    <w:rsid w:val="006B07A5"/>
    <w:rsid w:val="006B0D24"/>
    <w:rsid w:val="006B12D8"/>
    <w:rsid w:val="006B14F8"/>
    <w:rsid w:val="006B1638"/>
    <w:rsid w:val="006B2011"/>
    <w:rsid w:val="006B24D7"/>
    <w:rsid w:val="006B2DB1"/>
    <w:rsid w:val="006B36B7"/>
    <w:rsid w:val="006B4240"/>
    <w:rsid w:val="006B4480"/>
    <w:rsid w:val="006B5769"/>
    <w:rsid w:val="006B6D17"/>
    <w:rsid w:val="006B70BC"/>
    <w:rsid w:val="006B7A2A"/>
    <w:rsid w:val="006B7C16"/>
    <w:rsid w:val="006C03A5"/>
    <w:rsid w:val="006C1EA5"/>
    <w:rsid w:val="006C1F51"/>
    <w:rsid w:val="006C2249"/>
    <w:rsid w:val="006C256B"/>
    <w:rsid w:val="006C3207"/>
    <w:rsid w:val="006C330C"/>
    <w:rsid w:val="006C366D"/>
    <w:rsid w:val="006C44FB"/>
    <w:rsid w:val="006C5D9B"/>
    <w:rsid w:val="006C5F58"/>
    <w:rsid w:val="006C64A8"/>
    <w:rsid w:val="006C66A6"/>
    <w:rsid w:val="006C6756"/>
    <w:rsid w:val="006C6F5D"/>
    <w:rsid w:val="006C73E6"/>
    <w:rsid w:val="006C7894"/>
    <w:rsid w:val="006C7A3B"/>
    <w:rsid w:val="006C7E7A"/>
    <w:rsid w:val="006D1A3C"/>
    <w:rsid w:val="006D30E7"/>
    <w:rsid w:val="006D316E"/>
    <w:rsid w:val="006D4644"/>
    <w:rsid w:val="006D46C1"/>
    <w:rsid w:val="006D5025"/>
    <w:rsid w:val="006D5129"/>
    <w:rsid w:val="006D6953"/>
    <w:rsid w:val="006D7286"/>
    <w:rsid w:val="006E05B1"/>
    <w:rsid w:val="006E16AB"/>
    <w:rsid w:val="006E1BE4"/>
    <w:rsid w:val="006E1E68"/>
    <w:rsid w:val="006E249F"/>
    <w:rsid w:val="006E291F"/>
    <w:rsid w:val="006E2990"/>
    <w:rsid w:val="006E4899"/>
    <w:rsid w:val="006E4CF0"/>
    <w:rsid w:val="006E5325"/>
    <w:rsid w:val="006E5A76"/>
    <w:rsid w:val="006E5A9D"/>
    <w:rsid w:val="006E5B72"/>
    <w:rsid w:val="006E5BF4"/>
    <w:rsid w:val="006E643E"/>
    <w:rsid w:val="006E6498"/>
    <w:rsid w:val="006E731A"/>
    <w:rsid w:val="006E79D5"/>
    <w:rsid w:val="006E7D79"/>
    <w:rsid w:val="006E7DBE"/>
    <w:rsid w:val="006F0085"/>
    <w:rsid w:val="006F0E26"/>
    <w:rsid w:val="006F24D9"/>
    <w:rsid w:val="006F3629"/>
    <w:rsid w:val="006F4095"/>
    <w:rsid w:val="006F40F3"/>
    <w:rsid w:val="006F4D16"/>
    <w:rsid w:val="006F57D8"/>
    <w:rsid w:val="006F57FC"/>
    <w:rsid w:val="006F5E5B"/>
    <w:rsid w:val="006F6E65"/>
    <w:rsid w:val="006F708C"/>
    <w:rsid w:val="00700349"/>
    <w:rsid w:val="00701DB2"/>
    <w:rsid w:val="00704789"/>
    <w:rsid w:val="00705240"/>
    <w:rsid w:val="00705C43"/>
    <w:rsid w:val="0070609A"/>
    <w:rsid w:val="007063E4"/>
    <w:rsid w:val="00707A01"/>
    <w:rsid w:val="00710CC5"/>
    <w:rsid w:val="007113B9"/>
    <w:rsid w:val="00711E40"/>
    <w:rsid w:val="00713A31"/>
    <w:rsid w:val="00713E19"/>
    <w:rsid w:val="00715022"/>
    <w:rsid w:val="0071536E"/>
    <w:rsid w:val="00715F7A"/>
    <w:rsid w:val="0071605E"/>
    <w:rsid w:val="00716E8D"/>
    <w:rsid w:val="007177FA"/>
    <w:rsid w:val="00717957"/>
    <w:rsid w:val="0072260C"/>
    <w:rsid w:val="007227D1"/>
    <w:rsid w:val="00723282"/>
    <w:rsid w:val="00724332"/>
    <w:rsid w:val="00724398"/>
    <w:rsid w:val="00724E44"/>
    <w:rsid w:val="00725900"/>
    <w:rsid w:val="00725BFC"/>
    <w:rsid w:val="00726462"/>
    <w:rsid w:val="0073033D"/>
    <w:rsid w:val="007305F2"/>
    <w:rsid w:val="007317FF"/>
    <w:rsid w:val="00731EBF"/>
    <w:rsid w:val="00733DF3"/>
    <w:rsid w:val="00733E87"/>
    <w:rsid w:val="0073406C"/>
    <w:rsid w:val="007346D2"/>
    <w:rsid w:val="00735C9A"/>
    <w:rsid w:val="00737831"/>
    <w:rsid w:val="00737950"/>
    <w:rsid w:val="00737F78"/>
    <w:rsid w:val="00741DF4"/>
    <w:rsid w:val="00742E8A"/>
    <w:rsid w:val="0074370A"/>
    <w:rsid w:val="00743836"/>
    <w:rsid w:val="00743A29"/>
    <w:rsid w:val="00743CE1"/>
    <w:rsid w:val="00743FB3"/>
    <w:rsid w:val="00746C4D"/>
    <w:rsid w:val="007500A5"/>
    <w:rsid w:val="00750D96"/>
    <w:rsid w:val="00751418"/>
    <w:rsid w:val="00752D94"/>
    <w:rsid w:val="00752FE7"/>
    <w:rsid w:val="00753D2C"/>
    <w:rsid w:val="00754024"/>
    <w:rsid w:val="007540C8"/>
    <w:rsid w:val="007543D9"/>
    <w:rsid w:val="0075481A"/>
    <w:rsid w:val="007557D5"/>
    <w:rsid w:val="00756CB7"/>
    <w:rsid w:val="00760AFA"/>
    <w:rsid w:val="00761956"/>
    <w:rsid w:val="007623C6"/>
    <w:rsid w:val="007626A0"/>
    <w:rsid w:val="007645CA"/>
    <w:rsid w:val="00764681"/>
    <w:rsid w:val="00764F5C"/>
    <w:rsid w:val="007658E5"/>
    <w:rsid w:val="0076637C"/>
    <w:rsid w:val="007675F3"/>
    <w:rsid w:val="0076779F"/>
    <w:rsid w:val="007679DE"/>
    <w:rsid w:val="00767D6E"/>
    <w:rsid w:val="00770681"/>
    <w:rsid w:val="00770877"/>
    <w:rsid w:val="00770AAF"/>
    <w:rsid w:val="00770E1B"/>
    <w:rsid w:val="00771C7D"/>
    <w:rsid w:val="00772B5E"/>
    <w:rsid w:val="007736A6"/>
    <w:rsid w:val="00773805"/>
    <w:rsid w:val="00773B37"/>
    <w:rsid w:val="00774EB5"/>
    <w:rsid w:val="00775518"/>
    <w:rsid w:val="00775584"/>
    <w:rsid w:val="00776A3D"/>
    <w:rsid w:val="00776D22"/>
    <w:rsid w:val="007807C7"/>
    <w:rsid w:val="00781E3A"/>
    <w:rsid w:val="00782B1D"/>
    <w:rsid w:val="00782E5D"/>
    <w:rsid w:val="00782E83"/>
    <w:rsid w:val="00782F48"/>
    <w:rsid w:val="00783F14"/>
    <w:rsid w:val="0078547D"/>
    <w:rsid w:val="00785D8B"/>
    <w:rsid w:val="0078761D"/>
    <w:rsid w:val="007878D2"/>
    <w:rsid w:val="00787C8E"/>
    <w:rsid w:val="00787D72"/>
    <w:rsid w:val="00790792"/>
    <w:rsid w:val="007911E1"/>
    <w:rsid w:val="007915DD"/>
    <w:rsid w:val="00791BBA"/>
    <w:rsid w:val="0079241C"/>
    <w:rsid w:val="007930B8"/>
    <w:rsid w:val="00793F8F"/>
    <w:rsid w:val="007947F1"/>
    <w:rsid w:val="007950A8"/>
    <w:rsid w:val="00795C3D"/>
    <w:rsid w:val="00796549"/>
    <w:rsid w:val="007A09B8"/>
    <w:rsid w:val="007A1AFA"/>
    <w:rsid w:val="007A2535"/>
    <w:rsid w:val="007A3340"/>
    <w:rsid w:val="007A4051"/>
    <w:rsid w:val="007A4958"/>
    <w:rsid w:val="007A4CE1"/>
    <w:rsid w:val="007A53E0"/>
    <w:rsid w:val="007A5FC6"/>
    <w:rsid w:val="007A6F6A"/>
    <w:rsid w:val="007A766A"/>
    <w:rsid w:val="007A7743"/>
    <w:rsid w:val="007A7AD6"/>
    <w:rsid w:val="007B1A78"/>
    <w:rsid w:val="007B4F49"/>
    <w:rsid w:val="007B5DFB"/>
    <w:rsid w:val="007B6449"/>
    <w:rsid w:val="007B6BA0"/>
    <w:rsid w:val="007B6CF4"/>
    <w:rsid w:val="007B748E"/>
    <w:rsid w:val="007B74A8"/>
    <w:rsid w:val="007C0F78"/>
    <w:rsid w:val="007C15CA"/>
    <w:rsid w:val="007C17CC"/>
    <w:rsid w:val="007C231D"/>
    <w:rsid w:val="007C2CB5"/>
    <w:rsid w:val="007C3083"/>
    <w:rsid w:val="007C32DC"/>
    <w:rsid w:val="007C3314"/>
    <w:rsid w:val="007C347D"/>
    <w:rsid w:val="007C4064"/>
    <w:rsid w:val="007C447F"/>
    <w:rsid w:val="007C46E4"/>
    <w:rsid w:val="007C6876"/>
    <w:rsid w:val="007C6F57"/>
    <w:rsid w:val="007C79A4"/>
    <w:rsid w:val="007D023E"/>
    <w:rsid w:val="007D0241"/>
    <w:rsid w:val="007D0743"/>
    <w:rsid w:val="007D0851"/>
    <w:rsid w:val="007D2405"/>
    <w:rsid w:val="007D290F"/>
    <w:rsid w:val="007D3491"/>
    <w:rsid w:val="007D3C78"/>
    <w:rsid w:val="007D3DFD"/>
    <w:rsid w:val="007D4C43"/>
    <w:rsid w:val="007D5AEC"/>
    <w:rsid w:val="007D5F4A"/>
    <w:rsid w:val="007D633F"/>
    <w:rsid w:val="007D648B"/>
    <w:rsid w:val="007D7F46"/>
    <w:rsid w:val="007E0C2D"/>
    <w:rsid w:val="007E11C2"/>
    <w:rsid w:val="007E2D3F"/>
    <w:rsid w:val="007E4418"/>
    <w:rsid w:val="007E4575"/>
    <w:rsid w:val="007E6670"/>
    <w:rsid w:val="007E7383"/>
    <w:rsid w:val="007E75B5"/>
    <w:rsid w:val="007F0EE7"/>
    <w:rsid w:val="007F131B"/>
    <w:rsid w:val="007F31F9"/>
    <w:rsid w:val="007F3E8C"/>
    <w:rsid w:val="007F44A6"/>
    <w:rsid w:val="007F4AA0"/>
    <w:rsid w:val="007F7710"/>
    <w:rsid w:val="007F7E6F"/>
    <w:rsid w:val="00800E3B"/>
    <w:rsid w:val="008017ED"/>
    <w:rsid w:val="00801C87"/>
    <w:rsid w:val="00801F02"/>
    <w:rsid w:val="00804C68"/>
    <w:rsid w:val="008052F9"/>
    <w:rsid w:val="00806604"/>
    <w:rsid w:val="00806BAA"/>
    <w:rsid w:val="00806F8E"/>
    <w:rsid w:val="008070C8"/>
    <w:rsid w:val="0080731B"/>
    <w:rsid w:val="00807B32"/>
    <w:rsid w:val="00807ED2"/>
    <w:rsid w:val="008113A1"/>
    <w:rsid w:val="0081202D"/>
    <w:rsid w:val="00812667"/>
    <w:rsid w:val="00812E80"/>
    <w:rsid w:val="00813C12"/>
    <w:rsid w:val="00813F15"/>
    <w:rsid w:val="00814CE2"/>
    <w:rsid w:val="00814FDE"/>
    <w:rsid w:val="00815AB6"/>
    <w:rsid w:val="008165CA"/>
    <w:rsid w:val="0081670B"/>
    <w:rsid w:val="00817378"/>
    <w:rsid w:val="00817649"/>
    <w:rsid w:val="0082066B"/>
    <w:rsid w:val="008209E8"/>
    <w:rsid w:val="008209EB"/>
    <w:rsid w:val="0082130E"/>
    <w:rsid w:val="00822192"/>
    <w:rsid w:val="00822DBE"/>
    <w:rsid w:val="00822EDA"/>
    <w:rsid w:val="0082332D"/>
    <w:rsid w:val="008237D0"/>
    <w:rsid w:val="00823F7E"/>
    <w:rsid w:val="00824048"/>
    <w:rsid w:val="008241CE"/>
    <w:rsid w:val="008244E5"/>
    <w:rsid w:val="00824E88"/>
    <w:rsid w:val="008250A7"/>
    <w:rsid w:val="00825B98"/>
    <w:rsid w:val="00825C86"/>
    <w:rsid w:val="008266FC"/>
    <w:rsid w:val="00826BF4"/>
    <w:rsid w:val="00826CD5"/>
    <w:rsid w:val="00827E0C"/>
    <w:rsid w:val="008310CB"/>
    <w:rsid w:val="008313E9"/>
    <w:rsid w:val="00831DB6"/>
    <w:rsid w:val="00832AD3"/>
    <w:rsid w:val="00832F64"/>
    <w:rsid w:val="008330E5"/>
    <w:rsid w:val="008332C7"/>
    <w:rsid w:val="00833A12"/>
    <w:rsid w:val="00833D23"/>
    <w:rsid w:val="008361EA"/>
    <w:rsid w:val="00836406"/>
    <w:rsid w:val="00836842"/>
    <w:rsid w:val="00836B04"/>
    <w:rsid w:val="00837182"/>
    <w:rsid w:val="00837D21"/>
    <w:rsid w:val="0084022C"/>
    <w:rsid w:val="00840B77"/>
    <w:rsid w:val="008415D1"/>
    <w:rsid w:val="00842D4E"/>
    <w:rsid w:val="00842DDE"/>
    <w:rsid w:val="0084325C"/>
    <w:rsid w:val="00843730"/>
    <w:rsid w:val="008454F8"/>
    <w:rsid w:val="008465B4"/>
    <w:rsid w:val="008465D0"/>
    <w:rsid w:val="0084667B"/>
    <w:rsid w:val="00846F58"/>
    <w:rsid w:val="0084704E"/>
    <w:rsid w:val="0084746B"/>
    <w:rsid w:val="008476C6"/>
    <w:rsid w:val="0084787E"/>
    <w:rsid w:val="00850A9B"/>
    <w:rsid w:val="00852B26"/>
    <w:rsid w:val="00853341"/>
    <w:rsid w:val="0085500F"/>
    <w:rsid w:val="00855496"/>
    <w:rsid w:val="00855774"/>
    <w:rsid w:val="00855868"/>
    <w:rsid w:val="00856488"/>
    <w:rsid w:val="00856C0B"/>
    <w:rsid w:val="00857446"/>
    <w:rsid w:val="00857554"/>
    <w:rsid w:val="00857B62"/>
    <w:rsid w:val="00857EAC"/>
    <w:rsid w:val="008612B4"/>
    <w:rsid w:val="008616F6"/>
    <w:rsid w:val="0086194F"/>
    <w:rsid w:val="0086297B"/>
    <w:rsid w:val="00862997"/>
    <w:rsid w:val="00862F40"/>
    <w:rsid w:val="008630D6"/>
    <w:rsid w:val="008632C8"/>
    <w:rsid w:val="00863425"/>
    <w:rsid w:val="008634F8"/>
    <w:rsid w:val="0086351C"/>
    <w:rsid w:val="00865292"/>
    <w:rsid w:val="0086531B"/>
    <w:rsid w:val="00865FDB"/>
    <w:rsid w:val="008678AC"/>
    <w:rsid w:val="00872E1F"/>
    <w:rsid w:val="00872FD8"/>
    <w:rsid w:val="008731F8"/>
    <w:rsid w:val="008742BE"/>
    <w:rsid w:val="008745F8"/>
    <w:rsid w:val="008748EB"/>
    <w:rsid w:val="008748FC"/>
    <w:rsid w:val="008752E5"/>
    <w:rsid w:val="008757C5"/>
    <w:rsid w:val="008757F7"/>
    <w:rsid w:val="00875ED6"/>
    <w:rsid w:val="00876FC8"/>
    <w:rsid w:val="008808CF"/>
    <w:rsid w:val="00881382"/>
    <w:rsid w:val="008813ED"/>
    <w:rsid w:val="00881735"/>
    <w:rsid w:val="00881A1F"/>
    <w:rsid w:val="00881CF5"/>
    <w:rsid w:val="008826CD"/>
    <w:rsid w:val="00882FA9"/>
    <w:rsid w:val="00883E77"/>
    <w:rsid w:val="0088496C"/>
    <w:rsid w:val="008853E5"/>
    <w:rsid w:val="008858A7"/>
    <w:rsid w:val="00885A21"/>
    <w:rsid w:val="00886143"/>
    <w:rsid w:val="0088669F"/>
    <w:rsid w:val="0088701C"/>
    <w:rsid w:val="008877E1"/>
    <w:rsid w:val="0089009A"/>
    <w:rsid w:val="008916D5"/>
    <w:rsid w:val="00891C1D"/>
    <w:rsid w:val="008933B1"/>
    <w:rsid w:val="0089479D"/>
    <w:rsid w:val="00894918"/>
    <w:rsid w:val="008954A9"/>
    <w:rsid w:val="0089606F"/>
    <w:rsid w:val="00896C26"/>
    <w:rsid w:val="00896C46"/>
    <w:rsid w:val="00896FCE"/>
    <w:rsid w:val="008970DC"/>
    <w:rsid w:val="008A0DDC"/>
    <w:rsid w:val="008A2583"/>
    <w:rsid w:val="008A279E"/>
    <w:rsid w:val="008A49F6"/>
    <w:rsid w:val="008A4E8E"/>
    <w:rsid w:val="008A5069"/>
    <w:rsid w:val="008A58C3"/>
    <w:rsid w:val="008A66A0"/>
    <w:rsid w:val="008A6E92"/>
    <w:rsid w:val="008A7BC7"/>
    <w:rsid w:val="008B0299"/>
    <w:rsid w:val="008B27CC"/>
    <w:rsid w:val="008B42FF"/>
    <w:rsid w:val="008B468E"/>
    <w:rsid w:val="008B501C"/>
    <w:rsid w:val="008B5FF5"/>
    <w:rsid w:val="008B63BD"/>
    <w:rsid w:val="008B6A65"/>
    <w:rsid w:val="008B7B64"/>
    <w:rsid w:val="008B7E62"/>
    <w:rsid w:val="008C15AD"/>
    <w:rsid w:val="008C3392"/>
    <w:rsid w:val="008C3D95"/>
    <w:rsid w:val="008C453E"/>
    <w:rsid w:val="008C4787"/>
    <w:rsid w:val="008C4F6B"/>
    <w:rsid w:val="008C543F"/>
    <w:rsid w:val="008C5797"/>
    <w:rsid w:val="008C63A3"/>
    <w:rsid w:val="008C6817"/>
    <w:rsid w:val="008C6B9E"/>
    <w:rsid w:val="008C7269"/>
    <w:rsid w:val="008C7457"/>
    <w:rsid w:val="008D1376"/>
    <w:rsid w:val="008D1997"/>
    <w:rsid w:val="008D27DD"/>
    <w:rsid w:val="008D28FC"/>
    <w:rsid w:val="008D2A65"/>
    <w:rsid w:val="008D4139"/>
    <w:rsid w:val="008D4393"/>
    <w:rsid w:val="008D463C"/>
    <w:rsid w:val="008D4E74"/>
    <w:rsid w:val="008D56C3"/>
    <w:rsid w:val="008D5790"/>
    <w:rsid w:val="008D5B78"/>
    <w:rsid w:val="008D618C"/>
    <w:rsid w:val="008D7B3D"/>
    <w:rsid w:val="008E0FEC"/>
    <w:rsid w:val="008E2477"/>
    <w:rsid w:val="008E2BE9"/>
    <w:rsid w:val="008E2F16"/>
    <w:rsid w:val="008E3A4B"/>
    <w:rsid w:val="008E496B"/>
    <w:rsid w:val="008E5E05"/>
    <w:rsid w:val="008E676B"/>
    <w:rsid w:val="008E6A0D"/>
    <w:rsid w:val="008E7560"/>
    <w:rsid w:val="008E7A3E"/>
    <w:rsid w:val="008F1697"/>
    <w:rsid w:val="008F2854"/>
    <w:rsid w:val="008F29E4"/>
    <w:rsid w:val="008F2CD3"/>
    <w:rsid w:val="008F2E56"/>
    <w:rsid w:val="008F3E0A"/>
    <w:rsid w:val="008F3E7E"/>
    <w:rsid w:val="008F42AA"/>
    <w:rsid w:val="008F446D"/>
    <w:rsid w:val="008F5C60"/>
    <w:rsid w:val="008F5EC5"/>
    <w:rsid w:val="008F6A27"/>
    <w:rsid w:val="008F715F"/>
    <w:rsid w:val="008F7921"/>
    <w:rsid w:val="00900011"/>
    <w:rsid w:val="00901051"/>
    <w:rsid w:val="00901830"/>
    <w:rsid w:val="00901A7C"/>
    <w:rsid w:val="00902CD8"/>
    <w:rsid w:val="009030E8"/>
    <w:rsid w:val="0090475D"/>
    <w:rsid w:val="00904839"/>
    <w:rsid w:val="009049E6"/>
    <w:rsid w:val="00904B46"/>
    <w:rsid w:val="00904F55"/>
    <w:rsid w:val="00907446"/>
    <w:rsid w:val="0091188D"/>
    <w:rsid w:val="00911FE0"/>
    <w:rsid w:val="009129E3"/>
    <w:rsid w:val="00912B40"/>
    <w:rsid w:val="00915120"/>
    <w:rsid w:val="009154B4"/>
    <w:rsid w:val="009164F2"/>
    <w:rsid w:val="00916B83"/>
    <w:rsid w:val="00916E05"/>
    <w:rsid w:val="0091763C"/>
    <w:rsid w:val="00917C17"/>
    <w:rsid w:val="00917F21"/>
    <w:rsid w:val="009205F8"/>
    <w:rsid w:val="00921E1E"/>
    <w:rsid w:val="00922A30"/>
    <w:rsid w:val="00922E6E"/>
    <w:rsid w:val="009234E2"/>
    <w:rsid w:val="00923AEA"/>
    <w:rsid w:val="00924092"/>
    <w:rsid w:val="0092681B"/>
    <w:rsid w:val="00926EA3"/>
    <w:rsid w:val="0092799D"/>
    <w:rsid w:val="00931EA8"/>
    <w:rsid w:val="00932B31"/>
    <w:rsid w:val="0093372E"/>
    <w:rsid w:val="00934369"/>
    <w:rsid w:val="009343A6"/>
    <w:rsid w:val="009347FC"/>
    <w:rsid w:val="00934D28"/>
    <w:rsid w:val="0093564C"/>
    <w:rsid w:val="009363DC"/>
    <w:rsid w:val="00937BC3"/>
    <w:rsid w:val="00937D8C"/>
    <w:rsid w:val="0094064F"/>
    <w:rsid w:val="00940FF1"/>
    <w:rsid w:val="0094222C"/>
    <w:rsid w:val="009422E4"/>
    <w:rsid w:val="00942353"/>
    <w:rsid w:val="00942BFC"/>
    <w:rsid w:val="00942F91"/>
    <w:rsid w:val="0094318F"/>
    <w:rsid w:val="0094376A"/>
    <w:rsid w:val="00943A97"/>
    <w:rsid w:val="0094449D"/>
    <w:rsid w:val="00944E6E"/>
    <w:rsid w:val="009452E2"/>
    <w:rsid w:val="00946730"/>
    <w:rsid w:val="00946F15"/>
    <w:rsid w:val="00947EF8"/>
    <w:rsid w:val="0095156E"/>
    <w:rsid w:val="00952B3B"/>
    <w:rsid w:val="00952E6C"/>
    <w:rsid w:val="00953EF2"/>
    <w:rsid w:val="00953FAE"/>
    <w:rsid w:val="009542F6"/>
    <w:rsid w:val="00954D83"/>
    <w:rsid w:val="00954F58"/>
    <w:rsid w:val="00954FD8"/>
    <w:rsid w:val="00955298"/>
    <w:rsid w:val="009556A4"/>
    <w:rsid w:val="00955B7C"/>
    <w:rsid w:val="009578E8"/>
    <w:rsid w:val="00957AA2"/>
    <w:rsid w:val="009603C1"/>
    <w:rsid w:val="009604BB"/>
    <w:rsid w:val="00960527"/>
    <w:rsid w:val="00961282"/>
    <w:rsid w:val="00961977"/>
    <w:rsid w:val="00962805"/>
    <w:rsid w:val="00962A05"/>
    <w:rsid w:val="00962D73"/>
    <w:rsid w:val="00962EF5"/>
    <w:rsid w:val="00963314"/>
    <w:rsid w:val="00964792"/>
    <w:rsid w:val="009648A5"/>
    <w:rsid w:val="00964967"/>
    <w:rsid w:val="00964D7B"/>
    <w:rsid w:val="00965489"/>
    <w:rsid w:val="00965B2B"/>
    <w:rsid w:val="00966088"/>
    <w:rsid w:val="009664E2"/>
    <w:rsid w:val="0096743F"/>
    <w:rsid w:val="0097216E"/>
    <w:rsid w:val="0097299D"/>
    <w:rsid w:val="009734E8"/>
    <w:rsid w:val="009740D3"/>
    <w:rsid w:val="0097474B"/>
    <w:rsid w:val="009748F5"/>
    <w:rsid w:val="009762A5"/>
    <w:rsid w:val="00976F0F"/>
    <w:rsid w:val="00977226"/>
    <w:rsid w:val="00977704"/>
    <w:rsid w:val="00980058"/>
    <w:rsid w:val="00980E1D"/>
    <w:rsid w:val="009813B8"/>
    <w:rsid w:val="00981B1F"/>
    <w:rsid w:val="00981C0E"/>
    <w:rsid w:val="0098300B"/>
    <w:rsid w:val="009840B3"/>
    <w:rsid w:val="009842EC"/>
    <w:rsid w:val="00984B90"/>
    <w:rsid w:val="009851CD"/>
    <w:rsid w:val="00985485"/>
    <w:rsid w:val="00986305"/>
    <w:rsid w:val="00987488"/>
    <w:rsid w:val="009877CE"/>
    <w:rsid w:val="00987B33"/>
    <w:rsid w:val="0099052E"/>
    <w:rsid w:val="0099094B"/>
    <w:rsid w:val="00991458"/>
    <w:rsid w:val="009918D4"/>
    <w:rsid w:val="0099244C"/>
    <w:rsid w:val="009924BE"/>
    <w:rsid w:val="00992C45"/>
    <w:rsid w:val="00992F95"/>
    <w:rsid w:val="00992FD0"/>
    <w:rsid w:val="00993E18"/>
    <w:rsid w:val="009945F3"/>
    <w:rsid w:val="00994841"/>
    <w:rsid w:val="00995083"/>
    <w:rsid w:val="00995448"/>
    <w:rsid w:val="009966D4"/>
    <w:rsid w:val="009978D2"/>
    <w:rsid w:val="009A0245"/>
    <w:rsid w:val="009A19B8"/>
    <w:rsid w:val="009A30A4"/>
    <w:rsid w:val="009A31A7"/>
    <w:rsid w:val="009A31AB"/>
    <w:rsid w:val="009A3A05"/>
    <w:rsid w:val="009A4124"/>
    <w:rsid w:val="009A4635"/>
    <w:rsid w:val="009A4EB4"/>
    <w:rsid w:val="009A59AF"/>
    <w:rsid w:val="009A653F"/>
    <w:rsid w:val="009A6834"/>
    <w:rsid w:val="009A6CD9"/>
    <w:rsid w:val="009B087A"/>
    <w:rsid w:val="009B0F62"/>
    <w:rsid w:val="009B144D"/>
    <w:rsid w:val="009B292F"/>
    <w:rsid w:val="009B2AFA"/>
    <w:rsid w:val="009B3588"/>
    <w:rsid w:val="009B3F88"/>
    <w:rsid w:val="009B4BA3"/>
    <w:rsid w:val="009B5B0B"/>
    <w:rsid w:val="009B5EF3"/>
    <w:rsid w:val="009B6E48"/>
    <w:rsid w:val="009B7214"/>
    <w:rsid w:val="009B764B"/>
    <w:rsid w:val="009B7834"/>
    <w:rsid w:val="009C004C"/>
    <w:rsid w:val="009C0B4A"/>
    <w:rsid w:val="009C1BFE"/>
    <w:rsid w:val="009C2A6A"/>
    <w:rsid w:val="009C3236"/>
    <w:rsid w:val="009C37B9"/>
    <w:rsid w:val="009C4282"/>
    <w:rsid w:val="009C449A"/>
    <w:rsid w:val="009C482D"/>
    <w:rsid w:val="009C686F"/>
    <w:rsid w:val="009C6882"/>
    <w:rsid w:val="009C6943"/>
    <w:rsid w:val="009C6A75"/>
    <w:rsid w:val="009C6BBC"/>
    <w:rsid w:val="009C7717"/>
    <w:rsid w:val="009C77BB"/>
    <w:rsid w:val="009C7D7B"/>
    <w:rsid w:val="009D0F98"/>
    <w:rsid w:val="009D12F4"/>
    <w:rsid w:val="009D1A05"/>
    <w:rsid w:val="009D1C30"/>
    <w:rsid w:val="009D1C8F"/>
    <w:rsid w:val="009D24A1"/>
    <w:rsid w:val="009D34DB"/>
    <w:rsid w:val="009D357C"/>
    <w:rsid w:val="009D4428"/>
    <w:rsid w:val="009D477D"/>
    <w:rsid w:val="009D5DD8"/>
    <w:rsid w:val="009D6D26"/>
    <w:rsid w:val="009D7C49"/>
    <w:rsid w:val="009E018D"/>
    <w:rsid w:val="009E0F0F"/>
    <w:rsid w:val="009E13E2"/>
    <w:rsid w:val="009E15C8"/>
    <w:rsid w:val="009E1DD3"/>
    <w:rsid w:val="009E1E09"/>
    <w:rsid w:val="009E23B9"/>
    <w:rsid w:val="009E26D2"/>
    <w:rsid w:val="009E2CF2"/>
    <w:rsid w:val="009E40F1"/>
    <w:rsid w:val="009E4909"/>
    <w:rsid w:val="009E4A6C"/>
    <w:rsid w:val="009E4F93"/>
    <w:rsid w:val="009E554A"/>
    <w:rsid w:val="009E56CD"/>
    <w:rsid w:val="009E7496"/>
    <w:rsid w:val="009E78EF"/>
    <w:rsid w:val="009F051D"/>
    <w:rsid w:val="009F091A"/>
    <w:rsid w:val="009F0D70"/>
    <w:rsid w:val="009F3EBE"/>
    <w:rsid w:val="009F4FEE"/>
    <w:rsid w:val="009F53E4"/>
    <w:rsid w:val="009F6040"/>
    <w:rsid w:val="009F6220"/>
    <w:rsid w:val="009F6CE6"/>
    <w:rsid w:val="009F73AB"/>
    <w:rsid w:val="009F7889"/>
    <w:rsid w:val="00A000EF"/>
    <w:rsid w:val="00A00F13"/>
    <w:rsid w:val="00A01B29"/>
    <w:rsid w:val="00A0235A"/>
    <w:rsid w:val="00A025E4"/>
    <w:rsid w:val="00A0333D"/>
    <w:rsid w:val="00A03374"/>
    <w:rsid w:val="00A03BB8"/>
    <w:rsid w:val="00A05155"/>
    <w:rsid w:val="00A0530B"/>
    <w:rsid w:val="00A05B31"/>
    <w:rsid w:val="00A06FB9"/>
    <w:rsid w:val="00A07D53"/>
    <w:rsid w:val="00A1065F"/>
    <w:rsid w:val="00A10C16"/>
    <w:rsid w:val="00A140DF"/>
    <w:rsid w:val="00A14479"/>
    <w:rsid w:val="00A14E3B"/>
    <w:rsid w:val="00A15220"/>
    <w:rsid w:val="00A16DC7"/>
    <w:rsid w:val="00A17472"/>
    <w:rsid w:val="00A20362"/>
    <w:rsid w:val="00A21293"/>
    <w:rsid w:val="00A21CA9"/>
    <w:rsid w:val="00A246E6"/>
    <w:rsid w:val="00A248C1"/>
    <w:rsid w:val="00A25002"/>
    <w:rsid w:val="00A2509A"/>
    <w:rsid w:val="00A260A1"/>
    <w:rsid w:val="00A26721"/>
    <w:rsid w:val="00A2707F"/>
    <w:rsid w:val="00A30C33"/>
    <w:rsid w:val="00A31035"/>
    <w:rsid w:val="00A310E6"/>
    <w:rsid w:val="00A31247"/>
    <w:rsid w:val="00A32AB8"/>
    <w:rsid w:val="00A32C7D"/>
    <w:rsid w:val="00A331A4"/>
    <w:rsid w:val="00A33952"/>
    <w:rsid w:val="00A34684"/>
    <w:rsid w:val="00A34CEC"/>
    <w:rsid w:val="00A34D3F"/>
    <w:rsid w:val="00A35DF0"/>
    <w:rsid w:val="00A35F62"/>
    <w:rsid w:val="00A369F1"/>
    <w:rsid w:val="00A378EE"/>
    <w:rsid w:val="00A408CC"/>
    <w:rsid w:val="00A41DE9"/>
    <w:rsid w:val="00A431AB"/>
    <w:rsid w:val="00A4330F"/>
    <w:rsid w:val="00A44AE6"/>
    <w:rsid w:val="00A453B9"/>
    <w:rsid w:val="00A453CE"/>
    <w:rsid w:val="00A45728"/>
    <w:rsid w:val="00A45C51"/>
    <w:rsid w:val="00A45CFA"/>
    <w:rsid w:val="00A468AF"/>
    <w:rsid w:val="00A46B98"/>
    <w:rsid w:val="00A501A9"/>
    <w:rsid w:val="00A50340"/>
    <w:rsid w:val="00A50345"/>
    <w:rsid w:val="00A51146"/>
    <w:rsid w:val="00A51C91"/>
    <w:rsid w:val="00A52A1B"/>
    <w:rsid w:val="00A53866"/>
    <w:rsid w:val="00A53959"/>
    <w:rsid w:val="00A53A25"/>
    <w:rsid w:val="00A53CAB"/>
    <w:rsid w:val="00A53F50"/>
    <w:rsid w:val="00A54112"/>
    <w:rsid w:val="00A55004"/>
    <w:rsid w:val="00A556F4"/>
    <w:rsid w:val="00A56245"/>
    <w:rsid w:val="00A572E1"/>
    <w:rsid w:val="00A6179F"/>
    <w:rsid w:val="00A61B55"/>
    <w:rsid w:val="00A6287F"/>
    <w:rsid w:val="00A62C37"/>
    <w:rsid w:val="00A630D4"/>
    <w:rsid w:val="00A63F19"/>
    <w:rsid w:val="00A64343"/>
    <w:rsid w:val="00A64372"/>
    <w:rsid w:val="00A64AA7"/>
    <w:rsid w:val="00A64BE1"/>
    <w:rsid w:val="00A65EBA"/>
    <w:rsid w:val="00A662EC"/>
    <w:rsid w:val="00A6666A"/>
    <w:rsid w:val="00A666E4"/>
    <w:rsid w:val="00A67607"/>
    <w:rsid w:val="00A676BD"/>
    <w:rsid w:val="00A71D3B"/>
    <w:rsid w:val="00A7204A"/>
    <w:rsid w:val="00A73E77"/>
    <w:rsid w:val="00A74433"/>
    <w:rsid w:val="00A746F7"/>
    <w:rsid w:val="00A74CFD"/>
    <w:rsid w:val="00A757D9"/>
    <w:rsid w:val="00A76627"/>
    <w:rsid w:val="00A76A57"/>
    <w:rsid w:val="00A771BE"/>
    <w:rsid w:val="00A7738C"/>
    <w:rsid w:val="00A77463"/>
    <w:rsid w:val="00A800A5"/>
    <w:rsid w:val="00A806DE"/>
    <w:rsid w:val="00A80ADC"/>
    <w:rsid w:val="00A819BE"/>
    <w:rsid w:val="00A8290B"/>
    <w:rsid w:val="00A83ADE"/>
    <w:rsid w:val="00A84A4D"/>
    <w:rsid w:val="00A851D1"/>
    <w:rsid w:val="00A85773"/>
    <w:rsid w:val="00A85C43"/>
    <w:rsid w:val="00A85E67"/>
    <w:rsid w:val="00A8625D"/>
    <w:rsid w:val="00A87C42"/>
    <w:rsid w:val="00A903AA"/>
    <w:rsid w:val="00A91F7D"/>
    <w:rsid w:val="00A924D2"/>
    <w:rsid w:val="00A926DF"/>
    <w:rsid w:val="00A92805"/>
    <w:rsid w:val="00A93776"/>
    <w:rsid w:val="00A93A6D"/>
    <w:rsid w:val="00A93DE2"/>
    <w:rsid w:val="00A94993"/>
    <w:rsid w:val="00A94D96"/>
    <w:rsid w:val="00A9619A"/>
    <w:rsid w:val="00A97FD3"/>
    <w:rsid w:val="00AA057C"/>
    <w:rsid w:val="00AA09AA"/>
    <w:rsid w:val="00AA0A71"/>
    <w:rsid w:val="00AA1323"/>
    <w:rsid w:val="00AA14B0"/>
    <w:rsid w:val="00AA1E17"/>
    <w:rsid w:val="00AA2090"/>
    <w:rsid w:val="00AA21F6"/>
    <w:rsid w:val="00AA2394"/>
    <w:rsid w:val="00AA3523"/>
    <w:rsid w:val="00AA35B6"/>
    <w:rsid w:val="00AA3BC3"/>
    <w:rsid w:val="00AA43E9"/>
    <w:rsid w:val="00AA467A"/>
    <w:rsid w:val="00AA4B6F"/>
    <w:rsid w:val="00AA5779"/>
    <w:rsid w:val="00AA6045"/>
    <w:rsid w:val="00AA633C"/>
    <w:rsid w:val="00AA6684"/>
    <w:rsid w:val="00AA688D"/>
    <w:rsid w:val="00AA69C5"/>
    <w:rsid w:val="00AA7891"/>
    <w:rsid w:val="00AB0E81"/>
    <w:rsid w:val="00AB2008"/>
    <w:rsid w:val="00AB3CB5"/>
    <w:rsid w:val="00AB5729"/>
    <w:rsid w:val="00AB621B"/>
    <w:rsid w:val="00AB64EE"/>
    <w:rsid w:val="00AB65EC"/>
    <w:rsid w:val="00AB7009"/>
    <w:rsid w:val="00AC0DD6"/>
    <w:rsid w:val="00AC279F"/>
    <w:rsid w:val="00AC2BB8"/>
    <w:rsid w:val="00AC3303"/>
    <w:rsid w:val="00AC360D"/>
    <w:rsid w:val="00AC37FF"/>
    <w:rsid w:val="00AC3B7A"/>
    <w:rsid w:val="00AC3FC0"/>
    <w:rsid w:val="00AC4819"/>
    <w:rsid w:val="00AC4948"/>
    <w:rsid w:val="00AC4ABB"/>
    <w:rsid w:val="00AC5A7B"/>
    <w:rsid w:val="00AC5BD3"/>
    <w:rsid w:val="00AC5C9E"/>
    <w:rsid w:val="00AC5E10"/>
    <w:rsid w:val="00AC6BE7"/>
    <w:rsid w:val="00AC71EE"/>
    <w:rsid w:val="00AC78EA"/>
    <w:rsid w:val="00AD0F46"/>
    <w:rsid w:val="00AD2502"/>
    <w:rsid w:val="00AD36E9"/>
    <w:rsid w:val="00AD441B"/>
    <w:rsid w:val="00AD6CEE"/>
    <w:rsid w:val="00AD7C1B"/>
    <w:rsid w:val="00AE0E45"/>
    <w:rsid w:val="00AE0E94"/>
    <w:rsid w:val="00AE145B"/>
    <w:rsid w:val="00AE22DC"/>
    <w:rsid w:val="00AE3129"/>
    <w:rsid w:val="00AE3E94"/>
    <w:rsid w:val="00AE4784"/>
    <w:rsid w:val="00AE5E6C"/>
    <w:rsid w:val="00AE5E84"/>
    <w:rsid w:val="00AE6797"/>
    <w:rsid w:val="00AE69A8"/>
    <w:rsid w:val="00AE749A"/>
    <w:rsid w:val="00AE7788"/>
    <w:rsid w:val="00AE7A25"/>
    <w:rsid w:val="00AE7CE2"/>
    <w:rsid w:val="00AE7D87"/>
    <w:rsid w:val="00AF08BD"/>
    <w:rsid w:val="00AF0D4E"/>
    <w:rsid w:val="00AF20A4"/>
    <w:rsid w:val="00AF224D"/>
    <w:rsid w:val="00AF24F5"/>
    <w:rsid w:val="00AF304B"/>
    <w:rsid w:val="00AF32F0"/>
    <w:rsid w:val="00AF3BBC"/>
    <w:rsid w:val="00AF5810"/>
    <w:rsid w:val="00AF59F7"/>
    <w:rsid w:val="00AF5A93"/>
    <w:rsid w:val="00AF5C23"/>
    <w:rsid w:val="00AF623C"/>
    <w:rsid w:val="00AF66D4"/>
    <w:rsid w:val="00AF6CC8"/>
    <w:rsid w:val="00AF75A0"/>
    <w:rsid w:val="00AF79A3"/>
    <w:rsid w:val="00AF7CBE"/>
    <w:rsid w:val="00AF7D80"/>
    <w:rsid w:val="00B016CA"/>
    <w:rsid w:val="00B0187F"/>
    <w:rsid w:val="00B0239E"/>
    <w:rsid w:val="00B02A3E"/>
    <w:rsid w:val="00B02A84"/>
    <w:rsid w:val="00B02BAF"/>
    <w:rsid w:val="00B0438B"/>
    <w:rsid w:val="00B059A6"/>
    <w:rsid w:val="00B05B8B"/>
    <w:rsid w:val="00B05E5D"/>
    <w:rsid w:val="00B07942"/>
    <w:rsid w:val="00B07ED4"/>
    <w:rsid w:val="00B07FA2"/>
    <w:rsid w:val="00B12864"/>
    <w:rsid w:val="00B13208"/>
    <w:rsid w:val="00B14F38"/>
    <w:rsid w:val="00B15FA8"/>
    <w:rsid w:val="00B16967"/>
    <w:rsid w:val="00B173DD"/>
    <w:rsid w:val="00B1791D"/>
    <w:rsid w:val="00B17A65"/>
    <w:rsid w:val="00B2172A"/>
    <w:rsid w:val="00B21A29"/>
    <w:rsid w:val="00B2277D"/>
    <w:rsid w:val="00B23040"/>
    <w:rsid w:val="00B23378"/>
    <w:rsid w:val="00B23477"/>
    <w:rsid w:val="00B23810"/>
    <w:rsid w:val="00B247BA"/>
    <w:rsid w:val="00B24A79"/>
    <w:rsid w:val="00B24C67"/>
    <w:rsid w:val="00B2590B"/>
    <w:rsid w:val="00B26056"/>
    <w:rsid w:val="00B264E4"/>
    <w:rsid w:val="00B272F8"/>
    <w:rsid w:val="00B27631"/>
    <w:rsid w:val="00B3142C"/>
    <w:rsid w:val="00B32F98"/>
    <w:rsid w:val="00B33155"/>
    <w:rsid w:val="00B33A39"/>
    <w:rsid w:val="00B33BD4"/>
    <w:rsid w:val="00B33E0E"/>
    <w:rsid w:val="00B341CE"/>
    <w:rsid w:val="00B347F8"/>
    <w:rsid w:val="00B34A82"/>
    <w:rsid w:val="00B34CAC"/>
    <w:rsid w:val="00B351FF"/>
    <w:rsid w:val="00B35B64"/>
    <w:rsid w:val="00B36C88"/>
    <w:rsid w:val="00B36F28"/>
    <w:rsid w:val="00B3703E"/>
    <w:rsid w:val="00B4048A"/>
    <w:rsid w:val="00B4061C"/>
    <w:rsid w:val="00B4074E"/>
    <w:rsid w:val="00B413EA"/>
    <w:rsid w:val="00B41426"/>
    <w:rsid w:val="00B41A7A"/>
    <w:rsid w:val="00B41AB6"/>
    <w:rsid w:val="00B425C4"/>
    <w:rsid w:val="00B42DEA"/>
    <w:rsid w:val="00B4329C"/>
    <w:rsid w:val="00B43481"/>
    <w:rsid w:val="00B43A3C"/>
    <w:rsid w:val="00B43C52"/>
    <w:rsid w:val="00B44B44"/>
    <w:rsid w:val="00B4580C"/>
    <w:rsid w:val="00B45DC8"/>
    <w:rsid w:val="00B46B87"/>
    <w:rsid w:val="00B46F74"/>
    <w:rsid w:val="00B46FEE"/>
    <w:rsid w:val="00B5016E"/>
    <w:rsid w:val="00B505A9"/>
    <w:rsid w:val="00B506C5"/>
    <w:rsid w:val="00B509BE"/>
    <w:rsid w:val="00B514A8"/>
    <w:rsid w:val="00B514B6"/>
    <w:rsid w:val="00B51B69"/>
    <w:rsid w:val="00B52165"/>
    <w:rsid w:val="00B5313B"/>
    <w:rsid w:val="00B54461"/>
    <w:rsid w:val="00B546FE"/>
    <w:rsid w:val="00B548A3"/>
    <w:rsid w:val="00B54A7B"/>
    <w:rsid w:val="00B557F2"/>
    <w:rsid w:val="00B55EBA"/>
    <w:rsid w:val="00B57285"/>
    <w:rsid w:val="00B613E0"/>
    <w:rsid w:val="00B61427"/>
    <w:rsid w:val="00B61E30"/>
    <w:rsid w:val="00B624B6"/>
    <w:rsid w:val="00B62593"/>
    <w:rsid w:val="00B62B61"/>
    <w:rsid w:val="00B633B7"/>
    <w:rsid w:val="00B63685"/>
    <w:rsid w:val="00B641CC"/>
    <w:rsid w:val="00B66096"/>
    <w:rsid w:val="00B665BD"/>
    <w:rsid w:val="00B66EEC"/>
    <w:rsid w:val="00B67224"/>
    <w:rsid w:val="00B70A52"/>
    <w:rsid w:val="00B70F8F"/>
    <w:rsid w:val="00B71F40"/>
    <w:rsid w:val="00B72481"/>
    <w:rsid w:val="00B72B02"/>
    <w:rsid w:val="00B72EA2"/>
    <w:rsid w:val="00B731CD"/>
    <w:rsid w:val="00B74118"/>
    <w:rsid w:val="00B7466D"/>
    <w:rsid w:val="00B75494"/>
    <w:rsid w:val="00B75B14"/>
    <w:rsid w:val="00B75CB0"/>
    <w:rsid w:val="00B7689E"/>
    <w:rsid w:val="00B76EB1"/>
    <w:rsid w:val="00B80632"/>
    <w:rsid w:val="00B818D5"/>
    <w:rsid w:val="00B819B9"/>
    <w:rsid w:val="00B81C42"/>
    <w:rsid w:val="00B843A6"/>
    <w:rsid w:val="00B84909"/>
    <w:rsid w:val="00B84F76"/>
    <w:rsid w:val="00B859BB"/>
    <w:rsid w:val="00B876AD"/>
    <w:rsid w:val="00B87A64"/>
    <w:rsid w:val="00B90820"/>
    <w:rsid w:val="00B92D3A"/>
    <w:rsid w:val="00B940FE"/>
    <w:rsid w:val="00B95B91"/>
    <w:rsid w:val="00B96AEE"/>
    <w:rsid w:val="00B96DB9"/>
    <w:rsid w:val="00B97FEA"/>
    <w:rsid w:val="00BA0A7B"/>
    <w:rsid w:val="00BA0CDA"/>
    <w:rsid w:val="00BA19EC"/>
    <w:rsid w:val="00BA28F7"/>
    <w:rsid w:val="00BA32D9"/>
    <w:rsid w:val="00BA4AB0"/>
    <w:rsid w:val="00BA4D0B"/>
    <w:rsid w:val="00BA5045"/>
    <w:rsid w:val="00BA52A2"/>
    <w:rsid w:val="00BA56CC"/>
    <w:rsid w:val="00BA643D"/>
    <w:rsid w:val="00BA6D47"/>
    <w:rsid w:val="00BB17B5"/>
    <w:rsid w:val="00BB3643"/>
    <w:rsid w:val="00BB3F3E"/>
    <w:rsid w:val="00BB47B4"/>
    <w:rsid w:val="00BB599D"/>
    <w:rsid w:val="00BB5B94"/>
    <w:rsid w:val="00BB6B6C"/>
    <w:rsid w:val="00BB6EE1"/>
    <w:rsid w:val="00BB726A"/>
    <w:rsid w:val="00BC07C4"/>
    <w:rsid w:val="00BC0D1B"/>
    <w:rsid w:val="00BC10D2"/>
    <w:rsid w:val="00BC1212"/>
    <w:rsid w:val="00BC217F"/>
    <w:rsid w:val="00BC25F4"/>
    <w:rsid w:val="00BC3D7D"/>
    <w:rsid w:val="00BC4555"/>
    <w:rsid w:val="00BC4E40"/>
    <w:rsid w:val="00BC5DF8"/>
    <w:rsid w:val="00BC611B"/>
    <w:rsid w:val="00BD0842"/>
    <w:rsid w:val="00BD15C5"/>
    <w:rsid w:val="00BD1AC8"/>
    <w:rsid w:val="00BD1D69"/>
    <w:rsid w:val="00BD2D39"/>
    <w:rsid w:val="00BD339A"/>
    <w:rsid w:val="00BD55A2"/>
    <w:rsid w:val="00BD6E09"/>
    <w:rsid w:val="00BD732A"/>
    <w:rsid w:val="00BE00BA"/>
    <w:rsid w:val="00BE07E0"/>
    <w:rsid w:val="00BE1519"/>
    <w:rsid w:val="00BE2153"/>
    <w:rsid w:val="00BE23A7"/>
    <w:rsid w:val="00BE3ACB"/>
    <w:rsid w:val="00BE4152"/>
    <w:rsid w:val="00BE553A"/>
    <w:rsid w:val="00BE576C"/>
    <w:rsid w:val="00BE5BAB"/>
    <w:rsid w:val="00BE624D"/>
    <w:rsid w:val="00BE7746"/>
    <w:rsid w:val="00BF0D05"/>
    <w:rsid w:val="00BF194D"/>
    <w:rsid w:val="00BF2ECF"/>
    <w:rsid w:val="00BF3CF9"/>
    <w:rsid w:val="00BF6027"/>
    <w:rsid w:val="00BF69B2"/>
    <w:rsid w:val="00BF6DA9"/>
    <w:rsid w:val="00BF6EF8"/>
    <w:rsid w:val="00BF73F8"/>
    <w:rsid w:val="00BF7BF0"/>
    <w:rsid w:val="00BF7EF1"/>
    <w:rsid w:val="00C01656"/>
    <w:rsid w:val="00C01AAE"/>
    <w:rsid w:val="00C01B89"/>
    <w:rsid w:val="00C02AE2"/>
    <w:rsid w:val="00C0363E"/>
    <w:rsid w:val="00C04C61"/>
    <w:rsid w:val="00C05097"/>
    <w:rsid w:val="00C05BD5"/>
    <w:rsid w:val="00C065F4"/>
    <w:rsid w:val="00C079E2"/>
    <w:rsid w:val="00C07A6C"/>
    <w:rsid w:val="00C07E6D"/>
    <w:rsid w:val="00C07FF2"/>
    <w:rsid w:val="00C1022E"/>
    <w:rsid w:val="00C10759"/>
    <w:rsid w:val="00C11412"/>
    <w:rsid w:val="00C116AD"/>
    <w:rsid w:val="00C121D7"/>
    <w:rsid w:val="00C13DE7"/>
    <w:rsid w:val="00C1469C"/>
    <w:rsid w:val="00C14C21"/>
    <w:rsid w:val="00C14EE0"/>
    <w:rsid w:val="00C1516A"/>
    <w:rsid w:val="00C1528D"/>
    <w:rsid w:val="00C1538E"/>
    <w:rsid w:val="00C15959"/>
    <w:rsid w:val="00C16561"/>
    <w:rsid w:val="00C16FEF"/>
    <w:rsid w:val="00C170B0"/>
    <w:rsid w:val="00C17274"/>
    <w:rsid w:val="00C17ACC"/>
    <w:rsid w:val="00C17F61"/>
    <w:rsid w:val="00C209B2"/>
    <w:rsid w:val="00C20C03"/>
    <w:rsid w:val="00C20FD9"/>
    <w:rsid w:val="00C2192B"/>
    <w:rsid w:val="00C21A20"/>
    <w:rsid w:val="00C21F55"/>
    <w:rsid w:val="00C22C9A"/>
    <w:rsid w:val="00C23B49"/>
    <w:rsid w:val="00C23C89"/>
    <w:rsid w:val="00C23DD4"/>
    <w:rsid w:val="00C24963"/>
    <w:rsid w:val="00C24EEA"/>
    <w:rsid w:val="00C26EA8"/>
    <w:rsid w:val="00C27935"/>
    <w:rsid w:val="00C308F2"/>
    <w:rsid w:val="00C31A23"/>
    <w:rsid w:val="00C323E3"/>
    <w:rsid w:val="00C328D1"/>
    <w:rsid w:val="00C32C75"/>
    <w:rsid w:val="00C3338B"/>
    <w:rsid w:val="00C3355F"/>
    <w:rsid w:val="00C33572"/>
    <w:rsid w:val="00C341C2"/>
    <w:rsid w:val="00C3438D"/>
    <w:rsid w:val="00C344DC"/>
    <w:rsid w:val="00C34524"/>
    <w:rsid w:val="00C35388"/>
    <w:rsid w:val="00C35646"/>
    <w:rsid w:val="00C356A8"/>
    <w:rsid w:val="00C3589A"/>
    <w:rsid w:val="00C37379"/>
    <w:rsid w:val="00C37586"/>
    <w:rsid w:val="00C37BB3"/>
    <w:rsid w:val="00C37D38"/>
    <w:rsid w:val="00C40CA1"/>
    <w:rsid w:val="00C40FF8"/>
    <w:rsid w:val="00C41B40"/>
    <w:rsid w:val="00C41D00"/>
    <w:rsid w:val="00C421D0"/>
    <w:rsid w:val="00C424BB"/>
    <w:rsid w:val="00C42934"/>
    <w:rsid w:val="00C42DB7"/>
    <w:rsid w:val="00C44522"/>
    <w:rsid w:val="00C448F1"/>
    <w:rsid w:val="00C44C2A"/>
    <w:rsid w:val="00C44F89"/>
    <w:rsid w:val="00C44FA8"/>
    <w:rsid w:val="00C45B00"/>
    <w:rsid w:val="00C46686"/>
    <w:rsid w:val="00C4680B"/>
    <w:rsid w:val="00C4689D"/>
    <w:rsid w:val="00C47389"/>
    <w:rsid w:val="00C51DA8"/>
    <w:rsid w:val="00C51F8F"/>
    <w:rsid w:val="00C524E7"/>
    <w:rsid w:val="00C525B2"/>
    <w:rsid w:val="00C52EB9"/>
    <w:rsid w:val="00C53101"/>
    <w:rsid w:val="00C532DD"/>
    <w:rsid w:val="00C5365F"/>
    <w:rsid w:val="00C548BD"/>
    <w:rsid w:val="00C56877"/>
    <w:rsid w:val="00C56F8E"/>
    <w:rsid w:val="00C5798B"/>
    <w:rsid w:val="00C57CAE"/>
    <w:rsid w:val="00C60257"/>
    <w:rsid w:val="00C6165C"/>
    <w:rsid w:val="00C61C47"/>
    <w:rsid w:val="00C61C49"/>
    <w:rsid w:val="00C62C5A"/>
    <w:rsid w:val="00C67B31"/>
    <w:rsid w:val="00C71899"/>
    <w:rsid w:val="00C71A22"/>
    <w:rsid w:val="00C71D4D"/>
    <w:rsid w:val="00C72595"/>
    <w:rsid w:val="00C7417E"/>
    <w:rsid w:val="00C77903"/>
    <w:rsid w:val="00C80402"/>
    <w:rsid w:val="00C813FB"/>
    <w:rsid w:val="00C815AE"/>
    <w:rsid w:val="00C82676"/>
    <w:rsid w:val="00C829D2"/>
    <w:rsid w:val="00C846A2"/>
    <w:rsid w:val="00C84C99"/>
    <w:rsid w:val="00C85AE2"/>
    <w:rsid w:val="00C861A3"/>
    <w:rsid w:val="00C90ADC"/>
    <w:rsid w:val="00C90F38"/>
    <w:rsid w:val="00C91551"/>
    <w:rsid w:val="00C924A9"/>
    <w:rsid w:val="00C924AA"/>
    <w:rsid w:val="00C934A5"/>
    <w:rsid w:val="00C93503"/>
    <w:rsid w:val="00C93A15"/>
    <w:rsid w:val="00C9463B"/>
    <w:rsid w:val="00C9470C"/>
    <w:rsid w:val="00C94AD1"/>
    <w:rsid w:val="00C95082"/>
    <w:rsid w:val="00C950CF"/>
    <w:rsid w:val="00C953F9"/>
    <w:rsid w:val="00C95ED6"/>
    <w:rsid w:val="00C9604E"/>
    <w:rsid w:val="00C964C8"/>
    <w:rsid w:val="00C96551"/>
    <w:rsid w:val="00CA0960"/>
    <w:rsid w:val="00CA0CB6"/>
    <w:rsid w:val="00CA1053"/>
    <w:rsid w:val="00CA1456"/>
    <w:rsid w:val="00CA20B8"/>
    <w:rsid w:val="00CA226B"/>
    <w:rsid w:val="00CA265A"/>
    <w:rsid w:val="00CA28CB"/>
    <w:rsid w:val="00CA3128"/>
    <w:rsid w:val="00CA3790"/>
    <w:rsid w:val="00CA3972"/>
    <w:rsid w:val="00CA3CEB"/>
    <w:rsid w:val="00CA4028"/>
    <w:rsid w:val="00CA4105"/>
    <w:rsid w:val="00CA4253"/>
    <w:rsid w:val="00CA49E6"/>
    <w:rsid w:val="00CA4C88"/>
    <w:rsid w:val="00CA552C"/>
    <w:rsid w:val="00CA5D41"/>
    <w:rsid w:val="00CA6F60"/>
    <w:rsid w:val="00CB05C8"/>
    <w:rsid w:val="00CB0AAA"/>
    <w:rsid w:val="00CB0B4A"/>
    <w:rsid w:val="00CB246A"/>
    <w:rsid w:val="00CB36E3"/>
    <w:rsid w:val="00CB45E0"/>
    <w:rsid w:val="00CB5065"/>
    <w:rsid w:val="00CB510A"/>
    <w:rsid w:val="00CB5EA2"/>
    <w:rsid w:val="00CB618F"/>
    <w:rsid w:val="00CB65C1"/>
    <w:rsid w:val="00CC0327"/>
    <w:rsid w:val="00CC0C7F"/>
    <w:rsid w:val="00CC0FA2"/>
    <w:rsid w:val="00CC1198"/>
    <w:rsid w:val="00CC2B0F"/>
    <w:rsid w:val="00CC3043"/>
    <w:rsid w:val="00CC56FC"/>
    <w:rsid w:val="00CC59FB"/>
    <w:rsid w:val="00CC5DDD"/>
    <w:rsid w:val="00CC654F"/>
    <w:rsid w:val="00CC7372"/>
    <w:rsid w:val="00CC7497"/>
    <w:rsid w:val="00CC7870"/>
    <w:rsid w:val="00CD016A"/>
    <w:rsid w:val="00CD0871"/>
    <w:rsid w:val="00CD0A02"/>
    <w:rsid w:val="00CD138C"/>
    <w:rsid w:val="00CD165C"/>
    <w:rsid w:val="00CD19D8"/>
    <w:rsid w:val="00CD2BC8"/>
    <w:rsid w:val="00CD30B8"/>
    <w:rsid w:val="00CD3D44"/>
    <w:rsid w:val="00CD444E"/>
    <w:rsid w:val="00CD45A7"/>
    <w:rsid w:val="00CD4614"/>
    <w:rsid w:val="00CD4AA0"/>
    <w:rsid w:val="00CD5182"/>
    <w:rsid w:val="00CD553F"/>
    <w:rsid w:val="00CD5747"/>
    <w:rsid w:val="00CD6249"/>
    <w:rsid w:val="00CD66CF"/>
    <w:rsid w:val="00CD7630"/>
    <w:rsid w:val="00CE0EB9"/>
    <w:rsid w:val="00CE33E5"/>
    <w:rsid w:val="00CE496E"/>
    <w:rsid w:val="00CE4A46"/>
    <w:rsid w:val="00CE4D1D"/>
    <w:rsid w:val="00CE4D24"/>
    <w:rsid w:val="00CE5202"/>
    <w:rsid w:val="00CE5AAF"/>
    <w:rsid w:val="00CE6031"/>
    <w:rsid w:val="00CE71F0"/>
    <w:rsid w:val="00CE7BCB"/>
    <w:rsid w:val="00CE7F1B"/>
    <w:rsid w:val="00CF006C"/>
    <w:rsid w:val="00CF0085"/>
    <w:rsid w:val="00CF3109"/>
    <w:rsid w:val="00CF31EA"/>
    <w:rsid w:val="00CF37E5"/>
    <w:rsid w:val="00CF457B"/>
    <w:rsid w:val="00CF45D3"/>
    <w:rsid w:val="00CF4D08"/>
    <w:rsid w:val="00CF4EFC"/>
    <w:rsid w:val="00CF52E7"/>
    <w:rsid w:val="00CF6D51"/>
    <w:rsid w:val="00CF6E27"/>
    <w:rsid w:val="00CF7FFD"/>
    <w:rsid w:val="00D00119"/>
    <w:rsid w:val="00D0034D"/>
    <w:rsid w:val="00D00E4D"/>
    <w:rsid w:val="00D039E8"/>
    <w:rsid w:val="00D048F1"/>
    <w:rsid w:val="00D04A24"/>
    <w:rsid w:val="00D050BD"/>
    <w:rsid w:val="00D05EAF"/>
    <w:rsid w:val="00D0605C"/>
    <w:rsid w:val="00D065C3"/>
    <w:rsid w:val="00D104CD"/>
    <w:rsid w:val="00D10FBE"/>
    <w:rsid w:val="00D11F8F"/>
    <w:rsid w:val="00D12D62"/>
    <w:rsid w:val="00D13ADE"/>
    <w:rsid w:val="00D145FB"/>
    <w:rsid w:val="00D14789"/>
    <w:rsid w:val="00D14DA0"/>
    <w:rsid w:val="00D1519A"/>
    <w:rsid w:val="00D163AE"/>
    <w:rsid w:val="00D16DDB"/>
    <w:rsid w:val="00D173D3"/>
    <w:rsid w:val="00D174E1"/>
    <w:rsid w:val="00D20323"/>
    <w:rsid w:val="00D20EA4"/>
    <w:rsid w:val="00D2244F"/>
    <w:rsid w:val="00D225B9"/>
    <w:rsid w:val="00D22D32"/>
    <w:rsid w:val="00D2443E"/>
    <w:rsid w:val="00D2477B"/>
    <w:rsid w:val="00D247CF"/>
    <w:rsid w:val="00D2503D"/>
    <w:rsid w:val="00D25E74"/>
    <w:rsid w:val="00D26A6A"/>
    <w:rsid w:val="00D277D6"/>
    <w:rsid w:val="00D277DD"/>
    <w:rsid w:val="00D27E49"/>
    <w:rsid w:val="00D30259"/>
    <w:rsid w:val="00D31D3A"/>
    <w:rsid w:val="00D321FA"/>
    <w:rsid w:val="00D34B91"/>
    <w:rsid w:val="00D359FD"/>
    <w:rsid w:val="00D35D49"/>
    <w:rsid w:val="00D375BD"/>
    <w:rsid w:val="00D379DC"/>
    <w:rsid w:val="00D37E42"/>
    <w:rsid w:val="00D4056D"/>
    <w:rsid w:val="00D40837"/>
    <w:rsid w:val="00D420FC"/>
    <w:rsid w:val="00D42FD4"/>
    <w:rsid w:val="00D430F0"/>
    <w:rsid w:val="00D44B97"/>
    <w:rsid w:val="00D44DF3"/>
    <w:rsid w:val="00D45071"/>
    <w:rsid w:val="00D45F40"/>
    <w:rsid w:val="00D465A3"/>
    <w:rsid w:val="00D46BCF"/>
    <w:rsid w:val="00D46F47"/>
    <w:rsid w:val="00D47B18"/>
    <w:rsid w:val="00D50761"/>
    <w:rsid w:val="00D5215D"/>
    <w:rsid w:val="00D53203"/>
    <w:rsid w:val="00D54E25"/>
    <w:rsid w:val="00D54EAE"/>
    <w:rsid w:val="00D555F5"/>
    <w:rsid w:val="00D55B40"/>
    <w:rsid w:val="00D55EC9"/>
    <w:rsid w:val="00D55F52"/>
    <w:rsid w:val="00D56BE3"/>
    <w:rsid w:val="00D56CDE"/>
    <w:rsid w:val="00D60E20"/>
    <w:rsid w:val="00D60E60"/>
    <w:rsid w:val="00D60F58"/>
    <w:rsid w:val="00D6100E"/>
    <w:rsid w:val="00D61022"/>
    <w:rsid w:val="00D62781"/>
    <w:rsid w:val="00D63403"/>
    <w:rsid w:val="00D64274"/>
    <w:rsid w:val="00D643D8"/>
    <w:rsid w:val="00D64C3A"/>
    <w:rsid w:val="00D653AC"/>
    <w:rsid w:val="00D65BB7"/>
    <w:rsid w:val="00D65DCC"/>
    <w:rsid w:val="00D66CC3"/>
    <w:rsid w:val="00D67B9C"/>
    <w:rsid w:val="00D7005F"/>
    <w:rsid w:val="00D70A6B"/>
    <w:rsid w:val="00D70BFF"/>
    <w:rsid w:val="00D70CA4"/>
    <w:rsid w:val="00D71A34"/>
    <w:rsid w:val="00D72351"/>
    <w:rsid w:val="00D734A1"/>
    <w:rsid w:val="00D739EA"/>
    <w:rsid w:val="00D742B4"/>
    <w:rsid w:val="00D74AA1"/>
    <w:rsid w:val="00D7596A"/>
    <w:rsid w:val="00D759AE"/>
    <w:rsid w:val="00D75A03"/>
    <w:rsid w:val="00D75D7D"/>
    <w:rsid w:val="00D75DA2"/>
    <w:rsid w:val="00D760D0"/>
    <w:rsid w:val="00D76D5D"/>
    <w:rsid w:val="00D773C2"/>
    <w:rsid w:val="00D7752C"/>
    <w:rsid w:val="00D77A3C"/>
    <w:rsid w:val="00D77D4D"/>
    <w:rsid w:val="00D807FE"/>
    <w:rsid w:val="00D836FF"/>
    <w:rsid w:val="00D842D2"/>
    <w:rsid w:val="00D8465E"/>
    <w:rsid w:val="00D848CC"/>
    <w:rsid w:val="00D868AE"/>
    <w:rsid w:val="00D92F53"/>
    <w:rsid w:val="00D93B11"/>
    <w:rsid w:val="00D942E5"/>
    <w:rsid w:val="00D943C8"/>
    <w:rsid w:val="00D944C9"/>
    <w:rsid w:val="00D95012"/>
    <w:rsid w:val="00D962C4"/>
    <w:rsid w:val="00D96A40"/>
    <w:rsid w:val="00D96A9A"/>
    <w:rsid w:val="00D97489"/>
    <w:rsid w:val="00DA0A4D"/>
    <w:rsid w:val="00DA0A79"/>
    <w:rsid w:val="00DA135E"/>
    <w:rsid w:val="00DA20B5"/>
    <w:rsid w:val="00DA2131"/>
    <w:rsid w:val="00DA342B"/>
    <w:rsid w:val="00DA3A93"/>
    <w:rsid w:val="00DA3CB7"/>
    <w:rsid w:val="00DA3DEF"/>
    <w:rsid w:val="00DA3E55"/>
    <w:rsid w:val="00DA4D7E"/>
    <w:rsid w:val="00DA5727"/>
    <w:rsid w:val="00DA61E9"/>
    <w:rsid w:val="00DA6465"/>
    <w:rsid w:val="00DA6B60"/>
    <w:rsid w:val="00DB04F4"/>
    <w:rsid w:val="00DB053F"/>
    <w:rsid w:val="00DB0FDD"/>
    <w:rsid w:val="00DB1954"/>
    <w:rsid w:val="00DB1C50"/>
    <w:rsid w:val="00DB21E6"/>
    <w:rsid w:val="00DB2711"/>
    <w:rsid w:val="00DB2F9A"/>
    <w:rsid w:val="00DB30B4"/>
    <w:rsid w:val="00DB3110"/>
    <w:rsid w:val="00DB3AA2"/>
    <w:rsid w:val="00DB4290"/>
    <w:rsid w:val="00DB5BDB"/>
    <w:rsid w:val="00DB6083"/>
    <w:rsid w:val="00DB719F"/>
    <w:rsid w:val="00DB73B1"/>
    <w:rsid w:val="00DC054D"/>
    <w:rsid w:val="00DC07D6"/>
    <w:rsid w:val="00DC17AD"/>
    <w:rsid w:val="00DC1BBF"/>
    <w:rsid w:val="00DC28CD"/>
    <w:rsid w:val="00DC2FD7"/>
    <w:rsid w:val="00DC4098"/>
    <w:rsid w:val="00DC415A"/>
    <w:rsid w:val="00DC4D59"/>
    <w:rsid w:val="00DC5F31"/>
    <w:rsid w:val="00DC6AD2"/>
    <w:rsid w:val="00DC71AA"/>
    <w:rsid w:val="00DC74A9"/>
    <w:rsid w:val="00DC790A"/>
    <w:rsid w:val="00DC7FCE"/>
    <w:rsid w:val="00DD0B1D"/>
    <w:rsid w:val="00DD159A"/>
    <w:rsid w:val="00DD20AE"/>
    <w:rsid w:val="00DD2119"/>
    <w:rsid w:val="00DD21C7"/>
    <w:rsid w:val="00DD3175"/>
    <w:rsid w:val="00DD3DB6"/>
    <w:rsid w:val="00DD40A8"/>
    <w:rsid w:val="00DD42D5"/>
    <w:rsid w:val="00DD4483"/>
    <w:rsid w:val="00DD5041"/>
    <w:rsid w:val="00DD5F03"/>
    <w:rsid w:val="00DD646C"/>
    <w:rsid w:val="00DD6563"/>
    <w:rsid w:val="00DD6E77"/>
    <w:rsid w:val="00DD6F87"/>
    <w:rsid w:val="00DD7F48"/>
    <w:rsid w:val="00DE0776"/>
    <w:rsid w:val="00DE1030"/>
    <w:rsid w:val="00DE137D"/>
    <w:rsid w:val="00DE1382"/>
    <w:rsid w:val="00DE1CA6"/>
    <w:rsid w:val="00DE1D35"/>
    <w:rsid w:val="00DE41FB"/>
    <w:rsid w:val="00DE4A74"/>
    <w:rsid w:val="00DE4D4E"/>
    <w:rsid w:val="00DE5A5E"/>
    <w:rsid w:val="00DE645D"/>
    <w:rsid w:val="00DE6A18"/>
    <w:rsid w:val="00DE6FE5"/>
    <w:rsid w:val="00DE705E"/>
    <w:rsid w:val="00DE7848"/>
    <w:rsid w:val="00DE797B"/>
    <w:rsid w:val="00DE7AE5"/>
    <w:rsid w:val="00DF00A6"/>
    <w:rsid w:val="00DF0B76"/>
    <w:rsid w:val="00DF1C2E"/>
    <w:rsid w:val="00DF1C34"/>
    <w:rsid w:val="00DF22E7"/>
    <w:rsid w:val="00DF2964"/>
    <w:rsid w:val="00DF2C8D"/>
    <w:rsid w:val="00DF325C"/>
    <w:rsid w:val="00DF4176"/>
    <w:rsid w:val="00DF47F7"/>
    <w:rsid w:val="00DF5342"/>
    <w:rsid w:val="00DF56B6"/>
    <w:rsid w:val="00DF61C1"/>
    <w:rsid w:val="00E018CC"/>
    <w:rsid w:val="00E01B23"/>
    <w:rsid w:val="00E0286C"/>
    <w:rsid w:val="00E03E78"/>
    <w:rsid w:val="00E043A1"/>
    <w:rsid w:val="00E04896"/>
    <w:rsid w:val="00E04DDC"/>
    <w:rsid w:val="00E05110"/>
    <w:rsid w:val="00E0563B"/>
    <w:rsid w:val="00E05AA4"/>
    <w:rsid w:val="00E05C35"/>
    <w:rsid w:val="00E064F9"/>
    <w:rsid w:val="00E06B0F"/>
    <w:rsid w:val="00E07103"/>
    <w:rsid w:val="00E07B00"/>
    <w:rsid w:val="00E07C9D"/>
    <w:rsid w:val="00E116B6"/>
    <w:rsid w:val="00E11FD8"/>
    <w:rsid w:val="00E1249C"/>
    <w:rsid w:val="00E135EB"/>
    <w:rsid w:val="00E13C37"/>
    <w:rsid w:val="00E15B5F"/>
    <w:rsid w:val="00E16381"/>
    <w:rsid w:val="00E1671E"/>
    <w:rsid w:val="00E16D4E"/>
    <w:rsid w:val="00E175A5"/>
    <w:rsid w:val="00E20079"/>
    <w:rsid w:val="00E20A33"/>
    <w:rsid w:val="00E2223B"/>
    <w:rsid w:val="00E230DE"/>
    <w:rsid w:val="00E234DA"/>
    <w:rsid w:val="00E247AF"/>
    <w:rsid w:val="00E24D3F"/>
    <w:rsid w:val="00E256DE"/>
    <w:rsid w:val="00E25B09"/>
    <w:rsid w:val="00E26157"/>
    <w:rsid w:val="00E300A9"/>
    <w:rsid w:val="00E307EC"/>
    <w:rsid w:val="00E310BB"/>
    <w:rsid w:val="00E31757"/>
    <w:rsid w:val="00E3278A"/>
    <w:rsid w:val="00E32C77"/>
    <w:rsid w:val="00E331A9"/>
    <w:rsid w:val="00E35004"/>
    <w:rsid w:val="00E36312"/>
    <w:rsid w:val="00E36660"/>
    <w:rsid w:val="00E36732"/>
    <w:rsid w:val="00E3740C"/>
    <w:rsid w:val="00E401FD"/>
    <w:rsid w:val="00E4041E"/>
    <w:rsid w:val="00E41054"/>
    <w:rsid w:val="00E42226"/>
    <w:rsid w:val="00E4348A"/>
    <w:rsid w:val="00E44594"/>
    <w:rsid w:val="00E448BB"/>
    <w:rsid w:val="00E4549E"/>
    <w:rsid w:val="00E454BE"/>
    <w:rsid w:val="00E45793"/>
    <w:rsid w:val="00E46068"/>
    <w:rsid w:val="00E4625D"/>
    <w:rsid w:val="00E46310"/>
    <w:rsid w:val="00E46381"/>
    <w:rsid w:val="00E473A7"/>
    <w:rsid w:val="00E474EF"/>
    <w:rsid w:val="00E476E7"/>
    <w:rsid w:val="00E47F96"/>
    <w:rsid w:val="00E504D5"/>
    <w:rsid w:val="00E50AFD"/>
    <w:rsid w:val="00E517D3"/>
    <w:rsid w:val="00E53430"/>
    <w:rsid w:val="00E550C0"/>
    <w:rsid w:val="00E5636C"/>
    <w:rsid w:val="00E569D6"/>
    <w:rsid w:val="00E570CB"/>
    <w:rsid w:val="00E573AD"/>
    <w:rsid w:val="00E5799B"/>
    <w:rsid w:val="00E57B47"/>
    <w:rsid w:val="00E57FCD"/>
    <w:rsid w:val="00E641CE"/>
    <w:rsid w:val="00E65566"/>
    <w:rsid w:val="00E656D5"/>
    <w:rsid w:val="00E66090"/>
    <w:rsid w:val="00E6646C"/>
    <w:rsid w:val="00E66AFD"/>
    <w:rsid w:val="00E67410"/>
    <w:rsid w:val="00E70320"/>
    <w:rsid w:val="00E71DD0"/>
    <w:rsid w:val="00E7229B"/>
    <w:rsid w:val="00E72400"/>
    <w:rsid w:val="00E72541"/>
    <w:rsid w:val="00E7260B"/>
    <w:rsid w:val="00E72C86"/>
    <w:rsid w:val="00E73425"/>
    <w:rsid w:val="00E73664"/>
    <w:rsid w:val="00E73907"/>
    <w:rsid w:val="00E746EA"/>
    <w:rsid w:val="00E755DA"/>
    <w:rsid w:val="00E762F9"/>
    <w:rsid w:val="00E769E4"/>
    <w:rsid w:val="00E77576"/>
    <w:rsid w:val="00E77FC8"/>
    <w:rsid w:val="00E80940"/>
    <w:rsid w:val="00E8117F"/>
    <w:rsid w:val="00E81246"/>
    <w:rsid w:val="00E8348A"/>
    <w:rsid w:val="00E840A1"/>
    <w:rsid w:val="00E847E0"/>
    <w:rsid w:val="00E84927"/>
    <w:rsid w:val="00E904C2"/>
    <w:rsid w:val="00E90A09"/>
    <w:rsid w:val="00E90C66"/>
    <w:rsid w:val="00E90EF1"/>
    <w:rsid w:val="00E9140B"/>
    <w:rsid w:val="00E9163C"/>
    <w:rsid w:val="00E91DFF"/>
    <w:rsid w:val="00E92988"/>
    <w:rsid w:val="00E93AAB"/>
    <w:rsid w:val="00E93DD6"/>
    <w:rsid w:val="00E93F36"/>
    <w:rsid w:val="00E9467C"/>
    <w:rsid w:val="00E963F2"/>
    <w:rsid w:val="00E96AA3"/>
    <w:rsid w:val="00EA1979"/>
    <w:rsid w:val="00EA2275"/>
    <w:rsid w:val="00EA2293"/>
    <w:rsid w:val="00EA3112"/>
    <w:rsid w:val="00EA31E8"/>
    <w:rsid w:val="00EA33F3"/>
    <w:rsid w:val="00EA4115"/>
    <w:rsid w:val="00EA4289"/>
    <w:rsid w:val="00EA5B4E"/>
    <w:rsid w:val="00EA5E81"/>
    <w:rsid w:val="00EA6D92"/>
    <w:rsid w:val="00EA7120"/>
    <w:rsid w:val="00EA74C4"/>
    <w:rsid w:val="00EA78D5"/>
    <w:rsid w:val="00EA7D73"/>
    <w:rsid w:val="00EB05A1"/>
    <w:rsid w:val="00EB0CD7"/>
    <w:rsid w:val="00EB17B6"/>
    <w:rsid w:val="00EB2B6E"/>
    <w:rsid w:val="00EB2DAD"/>
    <w:rsid w:val="00EB3214"/>
    <w:rsid w:val="00EB324A"/>
    <w:rsid w:val="00EB4284"/>
    <w:rsid w:val="00EB4F4B"/>
    <w:rsid w:val="00EB609A"/>
    <w:rsid w:val="00EB65CE"/>
    <w:rsid w:val="00EB7963"/>
    <w:rsid w:val="00EC1141"/>
    <w:rsid w:val="00EC163E"/>
    <w:rsid w:val="00EC32F2"/>
    <w:rsid w:val="00EC3B6E"/>
    <w:rsid w:val="00EC546D"/>
    <w:rsid w:val="00EC54C2"/>
    <w:rsid w:val="00EC552B"/>
    <w:rsid w:val="00ED08FA"/>
    <w:rsid w:val="00ED0F93"/>
    <w:rsid w:val="00ED2494"/>
    <w:rsid w:val="00ED2BC3"/>
    <w:rsid w:val="00ED38C5"/>
    <w:rsid w:val="00ED437B"/>
    <w:rsid w:val="00ED6A90"/>
    <w:rsid w:val="00ED6E04"/>
    <w:rsid w:val="00ED7038"/>
    <w:rsid w:val="00ED7621"/>
    <w:rsid w:val="00ED7B94"/>
    <w:rsid w:val="00EE0EFB"/>
    <w:rsid w:val="00EE1BB7"/>
    <w:rsid w:val="00EE1CA4"/>
    <w:rsid w:val="00EE317E"/>
    <w:rsid w:val="00EE3A08"/>
    <w:rsid w:val="00EE41C4"/>
    <w:rsid w:val="00EE44F3"/>
    <w:rsid w:val="00EE4578"/>
    <w:rsid w:val="00EE5208"/>
    <w:rsid w:val="00EE5A9D"/>
    <w:rsid w:val="00EE63AD"/>
    <w:rsid w:val="00EE6504"/>
    <w:rsid w:val="00EE67DA"/>
    <w:rsid w:val="00EF0001"/>
    <w:rsid w:val="00EF0259"/>
    <w:rsid w:val="00EF0641"/>
    <w:rsid w:val="00EF2847"/>
    <w:rsid w:val="00EF2AF3"/>
    <w:rsid w:val="00EF4079"/>
    <w:rsid w:val="00EF45AF"/>
    <w:rsid w:val="00EF45B9"/>
    <w:rsid w:val="00EF5A85"/>
    <w:rsid w:val="00EF6C5E"/>
    <w:rsid w:val="00EF7365"/>
    <w:rsid w:val="00EF79A9"/>
    <w:rsid w:val="00F003FF"/>
    <w:rsid w:val="00F00780"/>
    <w:rsid w:val="00F015DD"/>
    <w:rsid w:val="00F01604"/>
    <w:rsid w:val="00F01836"/>
    <w:rsid w:val="00F01A11"/>
    <w:rsid w:val="00F01BCD"/>
    <w:rsid w:val="00F02378"/>
    <w:rsid w:val="00F0283A"/>
    <w:rsid w:val="00F02E95"/>
    <w:rsid w:val="00F031C4"/>
    <w:rsid w:val="00F0416C"/>
    <w:rsid w:val="00F04851"/>
    <w:rsid w:val="00F04BD3"/>
    <w:rsid w:val="00F05F2D"/>
    <w:rsid w:val="00F065AF"/>
    <w:rsid w:val="00F068B8"/>
    <w:rsid w:val="00F074E5"/>
    <w:rsid w:val="00F074F2"/>
    <w:rsid w:val="00F101AA"/>
    <w:rsid w:val="00F10995"/>
    <w:rsid w:val="00F1138F"/>
    <w:rsid w:val="00F114C4"/>
    <w:rsid w:val="00F125EA"/>
    <w:rsid w:val="00F12A79"/>
    <w:rsid w:val="00F13F59"/>
    <w:rsid w:val="00F13FDC"/>
    <w:rsid w:val="00F14914"/>
    <w:rsid w:val="00F14F46"/>
    <w:rsid w:val="00F168BF"/>
    <w:rsid w:val="00F16DDB"/>
    <w:rsid w:val="00F21C6E"/>
    <w:rsid w:val="00F21D58"/>
    <w:rsid w:val="00F222F9"/>
    <w:rsid w:val="00F226CF"/>
    <w:rsid w:val="00F229F5"/>
    <w:rsid w:val="00F23798"/>
    <w:rsid w:val="00F24747"/>
    <w:rsid w:val="00F254C6"/>
    <w:rsid w:val="00F2590E"/>
    <w:rsid w:val="00F2598A"/>
    <w:rsid w:val="00F25A78"/>
    <w:rsid w:val="00F25AFE"/>
    <w:rsid w:val="00F30405"/>
    <w:rsid w:val="00F3169F"/>
    <w:rsid w:val="00F31D6C"/>
    <w:rsid w:val="00F33FA9"/>
    <w:rsid w:val="00F3525E"/>
    <w:rsid w:val="00F361D6"/>
    <w:rsid w:val="00F37359"/>
    <w:rsid w:val="00F37665"/>
    <w:rsid w:val="00F379AB"/>
    <w:rsid w:val="00F37B41"/>
    <w:rsid w:val="00F37FB3"/>
    <w:rsid w:val="00F40160"/>
    <w:rsid w:val="00F40734"/>
    <w:rsid w:val="00F40E7B"/>
    <w:rsid w:val="00F4120E"/>
    <w:rsid w:val="00F41A73"/>
    <w:rsid w:val="00F41DBD"/>
    <w:rsid w:val="00F42BC0"/>
    <w:rsid w:val="00F45AD5"/>
    <w:rsid w:val="00F46600"/>
    <w:rsid w:val="00F469B4"/>
    <w:rsid w:val="00F47751"/>
    <w:rsid w:val="00F47820"/>
    <w:rsid w:val="00F5044C"/>
    <w:rsid w:val="00F50849"/>
    <w:rsid w:val="00F50A15"/>
    <w:rsid w:val="00F51CB8"/>
    <w:rsid w:val="00F5316E"/>
    <w:rsid w:val="00F5387F"/>
    <w:rsid w:val="00F546D6"/>
    <w:rsid w:val="00F54AC0"/>
    <w:rsid w:val="00F54C6E"/>
    <w:rsid w:val="00F54FE0"/>
    <w:rsid w:val="00F562DB"/>
    <w:rsid w:val="00F563B8"/>
    <w:rsid w:val="00F5683F"/>
    <w:rsid w:val="00F57CBF"/>
    <w:rsid w:val="00F6272B"/>
    <w:rsid w:val="00F62774"/>
    <w:rsid w:val="00F62C7F"/>
    <w:rsid w:val="00F64622"/>
    <w:rsid w:val="00F646CB"/>
    <w:rsid w:val="00F647E4"/>
    <w:rsid w:val="00F64B57"/>
    <w:rsid w:val="00F65380"/>
    <w:rsid w:val="00F657F7"/>
    <w:rsid w:val="00F65AB8"/>
    <w:rsid w:val="00F6640D"/>
    <w:rsid w:val="00F66C60"/>
    <w:rsid w:val="00F67137"/>
    <w:rsid w:val="00F700C4"/>
    <w:rsid w:val="00F713BC"/>
    <w:rsid w:val="00F71A12"/>
    <w:rsid w:val="00F72971"/>
    <w:rsid w:val="00F72F59"/>
    <w:rsid w:val="00F7351C"/>
    <w:rsid w:val="00F74638"/>
    <w:rsid w:val="00F74693"/>
    <w:rsid w:val="00F75206"/>
    <w:rsid w:val="00F76A3A"/>
    <w:rsid w:val="00F76C97"/>
    <w:rsid w:val="00F76D1F"/>
    <w:rsid w:val="00F773C6"/>
    <w:rsid w:val="00F77582"/>
    <w:rsid w:val="00F77819"/>
    <w:rsid w:val="00F77A5B"/>
    <w:rsid w:val="00F77ADE"/>
    <w:rsid w:val="00F81036"/>
    <w:rsid w:val="00F81711"/>
    <w:rsid w:val="00F81D65"/>
    <w:rsid w:val="00F8211B"/>
    <w:rsid w:val="00F82417"/>
    <w:rsid w:val="00F838BD"/>
    <w:rsid w:val="00F83BF2"/>
    <w:rsid w:val="00F83DC4"/>
    <w:rsid w:val="00F83F21"/>
    <w:rsid w:val="00F84584"/>
    <w:rsid w:val="00F85342"/>
    <w:rsid w:val="00F85E00"/>
    <w:rsid w:val="00F85FB6"/>
    <w:rsid w:val="00F8609B"/>
    <w:rsid w:val="00F86268"/>
    <w:rsid w:val="00F86BA5"/>
    <w:rsid w:val="00F87E5D"/>
    <w:rsid w:val="00F903A2"/>
    <w:rsid w:val="00F90EF8"/>
    <w:rsid w:val="00F9134F"/>
    <w:rsid w:val="00F919DE"/>
    <w:rsid w:val="00F91B41"/>
    <w:rsid w:val="00F926E0"/>
    <w:rsid w:val="00F93DCB"/>
    <w:rsid w:val="00F944FC"/>
    <w:rsid w:val="00F94B34"/>
    <w:rsid w:val="00F94B48"/>
    <w:rsid w:val="00F976AE"/>
    <w:rsid w:val="00F9783D"/>
    <w:rsid w:val="00F97D88"/>
    <w:rsid w:val="00FA0337"/>
    <w:rsid w:val="00FA05AD"/>
    <w:rsid w:val="00FA09A0"/>
    <w:rsid w:val="00FA19AF"/>
    <w:rsid w:val="00FA264B"/>
    <w:rsid w:val="00FA2BB1"/>
    <w:rsid w:val="00FA2BC7"/>
    <w:rsid w:val="00FA2C46"/>
    <w:rsid w:val="00FA2EA9"/>
    <w:rsid w:val="00FA45A1"/>
    <w:rsid w:val="00FA45C6"/>
    <w:rsid w:val="00FA4A6E"/>
    <w:rsid w:val="00FA6276"/>
    <w:rsid w:val="00FA6A56"/>
    <w:rsid w:val="00FA6C51"/>
    <w:rsid w:val="00FA74A5"/>
    <w:rsid w:val="00FA7A47"/>
    <w:rsid w:val="00FA7A7E"/>
    <w:rsid w:val="00FB095A"/>
    <w:rsid w:val="00FB12A1"/>
    <w:rsid w:val="00FB1489"/>
    <w:rsid w:val="00FB1FF5"/>
    <w:rsid w:val="00FB3079"/>
    <w:rsid w:val="00FB3F3C"/>
    <w:rsid w:val="00FB41DE"/>
    <w:rsid w:val="00FB46B6"/>
    <w:rsid w:val="00FB4CC7"/>
    <w:rsid w:val="00FB4E18"/>
    <w:rsid w:val="00FB5627"/>
    <w:rsid w:val="00FB7D71"/>
    <w:rsid w:val="00FB7F12"/>
    <w:rsid w:val="00FC0119"/>
    <w:rsid w:val="00FC0426"/>
    <w:rsid w:val="00FC17D8"/>
    <w:rsid w:val="00FC1EAB"/>
    <w:rsid w:val="00FC392D"/>
    <w:rsid w:val="00FC404F"/>
    <w:rsid w:val="00FC41E7"/>
    <w:rsid w:val="00FC422E"/>
    <w:rsid w:val="00FC4A71"/>
    <w:rsid w:val="00FC4D6F"/>
    <w:rsid w:val="00FC5522"/>
    <w:rsid w:val="00FC57F5"/>
    <w:rsid w:val="00FC5A91"/>
    <w:rsid w:val="00FC5AF5"/>
    <w:rsid w:val="00FC615E"/>
    <w:rsid w:val="00FC62F7"/>
    <w:rsid w:val="00FC7D11"/>
    <w:rsid w:val="00FC7E71"/>
    <w:rsid w:val="00FD0DE8"/>
    <w:rsid w:val="00FD11CB"/>
    <w:rsid w:val="00FD2CD8"/>
    <w:rsid w:val="00FD2D9B"/>
    <w:rsid w:val="00FD466E"/>
    <w:rsid w:val="00FD46D1"/>
    <w:rsid w:val="00FD4CF6"/>
    <w:rsid w:val="00FD4F72"/>
    <w:rsid w:val="00FD5554"/>
    <w:rsid w:val="00FD61F5"/>
    <w:rsid w:val="00FD670C"/>
    <w:rsid w:val="00FD761E"/>
    <w:rsid w:val="00FD7D29"/>
    <w:rsid w:val="00FE06E1"/>
    <w:rsid w:val="00FE0762"/>
    <w:rsid w:val="00FE0DAA"/>
    <w:rsid w:val="00FE180C"/>
    <w:rsid w:val="00FE1A49"/>
    <w:rsid w:val="00FE1C39"/>
    <w:rsid w:val="00FE32ED"/>
    <w:rsid w:val="00FE3774"/>
    <w:rsid w:val="00FE3E19"/>
    <w:rsid w:val="00FE4117"/>
    <w:rsid w:val="00FE4A8A"/>
    <w:rsid w:val="00FE590F"/>
    <w:rsid w:val="00FE7668"/>
    <w:rsid w:val="00FE7E3C"/>
    <w:rsid w:val="00FF209D"/>
    <w:rsid w:val="00FF24DA"/>
    <w:rsid w:val="00FF30D6"/>
    <w:rsid w:val="00FF3730"/>
    <w:rsid w:val="00FF431E"/>
    <w:rsid w:val="00FF48E1"/>
    <w:rsid w:val="00FF49BA"/>
    <w:rsid w:val="00FF6081"/>
    <w:rsid w:val="00FF7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2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34FF7"/>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uiPriority w:val="9"/>
    <w:qFormat/>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link w:val="Heading5Char"/>
    <w:uiPriority w:val="9"/>
    <w:qFormat/>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C40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04F"/>
    <w:rPr>
      <w:rFonts w:ascii="Segoe UI" w:hAnsi="Segoe UI" w:cs="Segoe UI"/>
      <w:sz w:val="18"/>
      <w:szCs w:val="18"/>
    </w:rPr>
  </w:style>
  <w:style w:type="paragraph" w:styleId="TOCHeading">
    <w:name w:val="TOC Heading"/>
    <w:basedOn w:val="Heading1"/>
    <w:next w:val="Normal"/>
    <w:uiPriority w:val="39"/>
    <w:unhideWhenUsed/>
    <w:qFormat/>
    <w:rsid w:val="00E06B0F"/>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E06B0F"/>
    <w:pPr>
      <w:spacing w:after="100"/>
    </w:pPr>
  </w:style>
  <w:style w:type="paragraph" w:styleId="TOC2">
    <w:name w:val="toc 2"/>
    <w:basedOn w:val="Normal"/>
    <w:next w:val="Normal"/>
    <w:autoRedefine/>
    <w:uiPriority w:val="39"/>
    <w:unhideWhenUsed/>
    <w:rsid w:val="00EA5B4E"/>
    <w:pPr>
      <w:tabs>
        <w:tab w:val="right" w:leader="dot" w:pos="9350"/>
      </w:tabs>
      <w:spacing w:after="100"/>
      <w:ind w:left="220"/>
    </w:pPr>
    <w:rPr>
      <w:b/>
      <w:noProof/>
    </w:rPr>
  </w:style>
  <w:style w:type="paragraph" w:styleId="TOC3">
    <w:name w:val="toc 3"/>
    <w:basedOn w:val="Normal"/>
    <w:next w:val="Normal"/>
    <w:autoRedefine/>
    <w:uiPriority w:val="39"/>
    <w:unhideWhenUsed/>
    <w:rsid w:val="00E06B0F"/>
    <w:pPr>
      <w:spacing w:after="100"/>
      <w:ind w:left="440"/>
    </w:pPr>
  </w:style>
  <w:style w:type="character" w:styleId="Hyperlink">
    <w:name w:val="Hyperlink"/>
    <w:basedOn w:val="DefaultParagraphFont"/>
    <w:uiPriority w:val="99"/>
    <w:unhideWhenUsed/>
    <w:rsid w:val="00E06B0F"/>
    <w:rPr>
      <w:color w:val="0563C1" w:themeColor="hyperlink"/>
      <w:u w:val="single"/>
    </w:rPr>
  </w:style>
  <w:style w:type="character" w:customStyle="1" w:styleId="Heading3Char">
    <w:name w:val="Heading 3 Char"/>
    <w:basedOn w:val="DefaultParagraphFont"/>
    <w:link w:val="Heading3"/>
    <w:rsid w:val="00E73664"/>
    <w:rPr>
      <w:color w:val="434343"/>
      <w:sz w:val="28"/>
      <w:szCs w:val="28"/>
    </w:rPr>
  </w:style>
  <w:style w:type="paragraph" w:styleId="Header">
    <w:name w:val="header"/>
    <w:basedOn w:val="Normal"/>
    <w:link w:val="HeaderChar"/>
    <w:uiPriority w:val="99"/>
    <w:unhideWhenUsed/>
    <w:rsid w:val="005E004C"/>
    <w:pPr>
      <w:tabs>
        <w:tab w:val="center" w:pos="4680"/>
        <w:tab w:val="right" w:pos="9360"/>
      </w:tabs>
      <w:spacing w:line="240" w:lineRule="auto"/>
    </w:pPr>
  </w:style>
  <w:style w:type="character" w:customStyle="1" w:styleId="HeaderChar">
    <w:name w:val="Header Char"/>
    <w:basedOn w:val="DefaultParagraphFont"/>
    <w:link w:val="Header"/>
    <w:uiPriority w:val="99"/>
    <w:rsid w:val="005E004C"/>
  </w:style>
  <w:style w:type="paragraph" w:styleId="Footer">
    <w:name w:val="footer"/>
    <w:basedOn w:val="Normal"/>
    <w:link w:val="FooterChar"/>
    <w:uiPriority w:val="99"/>
    <w:unhideWhenUsed/>
    <w:rsid w:val="005E004C"/>
    <w:pPr>
      <w:tabs>
        <w:tab w:val="center" w:pos="4680"/>
        <w:tab w:val="right" w:pos="9360"/>
      </w:tabs>
      <w:spacing w:line="240" w:lineRule="auto"/>
    </w:pPr>
  </w:style>
  <w:style w:type="character" w:customStyle="1" w:styleId="FooterChar">
    <w:name w:val="Footer Char"/>
    <w:basedOn w:val="DefaultParagraphFont"/>
    <w:link w:val="Footer"/>
    <w:uiPriority w:val="99"/>
    <w:rsid w:val="005E004C"/>
  </w:style>
  <w:style w:type="paragraph" w:styleId="ListParagraph">
    <w:name w:val="List Paragraph"/>
    <w:basedOn w:val="Normal"/>
    <w:uiPriority w:val="34"/>
    <w:qFormat/>
    <w:rsid w:val="00837D21"/>
    <w:pPr>
      <w:ind w:left="720"/>
      <w:contextualSpacing/>
    </w:pPr>
  </w:style>
  <w:style w:type="character" w:customStyle="1" w:styleId="Mention">
    <w:name w:val="Mention"/>
    <w:basedOn w:val="DefaultParagraphFont"/>
    <w:uiPriority w:val="99"/>
    <w:semiHidden/>
    <w:unhideWhenUsed/>
    <w:rsid w:val="00735C9A"/>
    <w:rPr>
      <w:color w:val="2B579A"/>
      <w:shd w:val="clear" w:color="auto" w:fill="E6E6E6"/>
    </w:rPr>
  </w:style>
  <w:style w:type="paragraph" w:styleId="Caption">
    <w:name w:val="caption"/>
    <w:basedOn w:val="Normal"/>
    <w:next w:val="Normal"/>
    <w:uiPriority w:val="35"/>
    <w:unhideWhenUsed/>
    <w:qFormat/>
    <w:rsid w:val="00C27935"/>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9748F5"/>
    <w:pPr>
      <w:spacing w:line="240" w:lineRule="auto"/>
    </w:pPr>
    <w:rPr>
      <w:sz w:val="20"/>
      <w:szCs w:val="20"/>
    </w:rPr>
  </w:style>
  <w:style w:type="character" w:customStyle="1" w:styleId="FootnoteTextChar">
    <w:name w:val="Footnote Text Char"/>
    <w:basedOn w:val="DefaultParagraphFont"/>
    <w:link w:val="FootnoteText"/>
    <w:uiPriority w:val="99"/>
    <w:semiHidden/>
    <w:rsid w:val="009748F5"/>
    <w:rPr>
      <w:sz w:val="20"/>
      <w:szCs w:val="20"/>
    </w:rPr>
  </w:style>
  <w:style w:type="character" w:styleId="FootnoteReference">
    <w:name w:val="footnote reference"/>
    <w:basedOn w:val="DefaultParagraphFont"/>
    <w:uiPriority w:val="99"/>
    <w:semiHidden/>
    <w:unhideWhenUsed/>
    <w:rsid w:val="009748F5"/>
    <w:rPr>
      <w:vertAlign w:val="superscript"/>
    </w:rPr>
  </w:style>
  <w:style w:type="character" w:styleId="FollowedHyperlink">
    <w:name w:val="FollowedHyperlink"/>
    <w:basedOn w:val="DefaultParagraphFont"/>
    <w:uiPriority w:val="99"/>
    <w:semiHidden/>
    <w:unhideWhenUsed/>
    <w:rsid w:val="00F72F59"/>
    <w:rPr>
      <w:color w:val="954F72" w:themeColor="followedHyperlink"/>
      <w:u w:val="single"/>
    </w:rPr>
  </w:style>
  <w:style w:type="paragraph" w:styleId="EndnoteText">
    <w:name w:val="endnote text"/>
    <w:basedOn w:val="Normal"/>
    <w:link w:val="EndnoteTextChar"/>
    <w:uiPriority w:val="99"/>
    <w:semiHidden/>
    <w:unhideWhenUsed/>
    <w:rsid w:val="00330E5F"/>
    <w:pPr>
      <w:spacing w:line="240" w:lineRule="auto"/>
    </w:pPr>
    <w:rPr>
      <w:sz w:val="20"/>
      <w:szCs w:val="20"/>
    </w:rPr>
  </w:style>
  <w:style w:type="character" w:customStyle="1" w:styleId="EndnoteTextChar">
    <w:name w:val="Endnote Text Char"/>
    <w:basedOn w:val="DefaultParagraphFont"/>
    <w:link w:val="EndnoteText"/>
    <w:uiPriority w:val="99"/>
    <w:semiHidden/>
    <w:rsid w:val="00330E5F"/>
    <w:rPr>
      <w:sz w:val="20"/>
      <w:szCs w:val="20"/>
    </w:rPr>
  </w:style>
  <w:style w:type="character" w:styleId="EndnoteReference">
    <w:name w:val="endnote reference"/>
    <w:basedOn w:val="DefaultParagraphFont"/>
    <w:uiPriority w:val="99"/>
    <w:semiHidden/>
    <w:unhideWhenUsed/>
    <w:rsid w:val="00330E5F"/>
    <w:rPr>
      <w:vertAlign w:val="superscript"/>
    </w:rPr>
  </w:style>
  <w:style w:type="paragraph" w:styleId="CommentSubject">
    <w:name w:val="annotation subject"/>
    <w:basedOn w:val="CommentText"/>
    <w:next w:val="CommentText"/>
    <w:link w:val="CommentSubjectChar"/>
    <w:uiPriority w:val="99"/>
    <w:semiHidden/>
    <w:unhideWhenUsed/>
    <w:rsid w:val="00981B1F"/>
    <w:rPr>
      <w:b/>
      <w:bCs/>
    </w:rPr>
  </w:style>
  <w:style w:type="character" w:customStyle="1" w:styleId="CommentSubjectChar">
    <w:name w:val="Comment Subject Char"/>
    <w:basedOn w:val="CommentTextChar"/>
    <w:link w:val="CommentSubject"/>
    <w:uiPriority w:val="99"/>
    <w:semiHidden/>
    <w:rsid w:val="00981B1F"/>
    <w:rPr>
      <w:b/>
      <w:bCs/>
      <w:sz w:val="20"/>
      <w:szCs w:val="20"/>
    </w:rPr>
  </w:style>
  <w:style w:type="character" w:customStyle="1" w:styleId="Heading4Char">
    <w:name w:val="Heading 4 Char"/>
    <w:basedOn w:val="DefaultParagraphFont"/>
    <w:link w:val="Heading4"/>
    <w:rsid w:val="005B55F1"/>
    <w:rPr>
      <w:color w:val="666666"/>
      <w:sz w:val="24"/>
      <w:szCs w:val="24"/>
    </w:rPr>
  </w:style>
  <w:style w:type="character" w:customStyle="1" w:styleId="Heading1Char">
    <w:name w:val="Heading 1 Char"/>
    <w:basedOn w:val="DefaultParagraphFont"/>
    <w:link w:val="Heading1"/>
    <w:rsid w:val="00B41426"/>
    <w:rPr>
      <w:sz w:val="40"/>
      <w:szCs w:val="40"/>
    </w:rPr>
  </w:style>
  <w:style w:type="character" w:customStyle="1" w:styleId="Heading2Char">
    <w:name w:val="Heading 2 Char"/>
    <w:basedOn w:val="DefaultParagraphFont"/>
    <w:link w:val="Heading2"/>
    <w:uiPriority w:val="9"/>
    <w:rsid w:val="00B41426"/>
    <w:rPr>
      <w:sz w:val="32"/>
      <w:szCs w:val="32"/>
    </w:rPr>
  </w:style>
  <w:style w:type="character" w:customStyle="1" w:styleId="Heading5Char">
    <w:name w:val="Heading 5 Char"/>
    <w:basedOn w:val="DefaultParagraphFont"/>
    <w:link w:val="Heading5"/>
    <w:uiPriority w:val="9"/>
    <w:rsid w:val="00B41426"/>
    <w:rPr>
      <w:color w:val="666666"/>
    </w:rPr>
  </w:style>
  <w:style w:type="character" w:customStyle="1" w:styleId="UnresolvedMention">
    <w:name w:val="Unresolved Mention"/>
    <w:basedOn w:val="DefaultParagraphFont"/>
    <w:uiPriority w:val="99"/>
    <w:semiHidden/>
    <w:unhideWhenUsed/>
    <w:rsid w:val="00EF4079"/>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34FF7"/>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uiPriority w:val="9"/>
    <w:qFormat/>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link w:val="Heading5Char"/>
    <w:uiPriority w:val="9"/>
    <w:qFormat/>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C40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04F"/>
    <w:rPr>
      <w:rFonts w:ascii="Segoe UI" w:hAnsi="Segoe UI" w:cs="Segoe UI"/>
      <w:sz w:val="18"/>
      <w:szCs w:val="18"/>
    </w:rPr>
  </w:style>
  <w:style w:type="paragraph" w:styleId="TOCHeading">
    <w:name w:val="TOC Heading"/>
    <w:basedOn w:val="Heading1"/>
    <w:next w:val="Normal"/>
    <w:uiPriority w:val="39"/>
    <w:unhideWhenUsed/>
    <w:qFormat/>
    <w:rsid w:val="00E06B0F"/>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E06B0F"/>
    <w:pPr>
      <w:spacing w:after="100"/>
    </w:pPr>
  </w:style>
  <w:style w:type="paragraph" w:styleId="TOC2">
    <w:name w:val="toc 2"/>
    <w:basedOn w:val="Normal"/>
    <w:next w:val="Normal"/>
    <w:autoRedefine/>
    <w:uiPriority w:val="39"/>
    <w:unhideWhenUsed/>
    <w:rsid w:val="00EA5B4E"/>
    <w:pPr>
      <w:tabs>
        <w:tab w:val="right" w:leader="dot" w:pos="9350"/>
      </w:tabs>
      <w:spacing w:after="100"/>
      <w:ind w:left="220"/>
    </w:pPr>
    <w:rPr>
      <w:b/>
      <w:noProof/>
    </w:rPr>
  </w:style>
  <w:style w:type="paragraph" w:styleId="TOC3">
    <w:name w:val="toc 3"/>
    <w:basedOn w:val="Normal"/>
    <w:next w:val="Normal"/>
    <w:autoRedefine/>
    <w:uiPriority w:val="39"/>
    <w:unhideWhenUsed/>
    <w:rsid w:val="00E06B0F"/>
    <w:pPr>
      <w:spacing w:after="100"/>
      <w:ind w:left="440"/>
    </w:pPr>
  </w:style>
  <w:style w:type="character" w:styleId="Hyperlink">
    <w:name w:val="Hyperlink"/>
    <w:basedOn w:val="DefaultParagraphFont"/>
    <w:uiPriority w:val="99"/>
    <w:unhideWhenUsed/>
    <w:rsid w:val="00E06B0F"/>
    <w:rPr>
      <w:color w:val="0563C1" w:themeColor="hyperlink"/>
      <w:u w:val="single"/>
    </w:rPr>
  </w:style>
  <w:style w:type="character" w:customStyle="1" w:styleId="Heading3Char">
    <w:name w:val="Heading 3 Char"/>
    <w:basedOn w:val="DefaultParagraphFont"/>
    <w:link w:val="Heading3"/>
    <w:rsid w:val="00E73664"/>
    <w:rPr>
      <w:color w:val="434343"/>
      <w:sz w:val="28"/>
      <w:szCs w:val="28"/>
    </w:rPr>
  </w:style>
  <w:style w:type="paragraph" w:styleId="Header">
    <w:name w:val="header"/>
    <w:basedOn w:val="Normal"/>
    <w:link w:val="HeaderChar"/>
    <w:uiPriority w:val="99"/>
    <w:unhideWhenUsed/>
    <w:rsid w:val="005E004C"/>
    <w:pPr>
      <w:tabs>
        <w:tab w:val="center" w:pos="4680"/>
        <w:tab w:val="right" w:pos="9360"/>
      </w:tabs>
      <w:spacing w:line="240" w:lineRule="auto"/>
    </w:pPr>
  </w:style>
  <w:style w:type="character" w:customStyle="1" w:styleId="HeaderChar">
    <w:name w:val="Header Char"/>
    <w:basedOn w:val="DefaultParagraphFont"/>
    <w:link w:val="Header"/>
    <w:uiPriority w:val="99"/>
    <w:rsid w:val="005E004C"/>
  </w:style>
  <w:style w:type="paragraph" w:styleId="Footer">
    <w:name w:val="footer"/>
    <w:basedOn w:val="Normal"/>
    <w:link w:val="FooterChar"/>
    <w:uiPriority w:val="99"/>
    <w:unhideWhenUsed/>
    <w:rsid w:val="005E004C"/>
    <w:pPr>
      <w:tabs>
        <w:tab w:val="center" w:pos="4680"/>
        <w:tab w:val="right" w:pos="9360"/>
      </w:tabs>
      <w:spacing w:line="240" w:lineRule="auto"/>
    </w:pPr>
  </w:style>
  <w:style w:type="character" w:customStyle="1" w:styleId="FooterChar">
    <w:name w:val="Footer Char"/>
    <w:basedOn w:val="DefaultParagraphFont"/>
    <w:link w:val="Footer"/>
    <w:uiPriority w:val="99"/>
    <w:rsid w:val="005E004C"/>
  </w:style>
  <w:style w:type="paragraph" w:styleId="ListParagraph">
    <w:name w:val="List Paragraph"/>
    <w:basedOn w:val="Normal"/>
    <w:uiPriority w:val="34"/>
    <w:qFormat/>
    <w:rsid w:val="00837D21"/>
    <w:pPr>
      <w:ind w:left="720"/>
      <w:contextualSpacing/>
    </w:pPr>
  </w:style>
  <w:style w:type="character" w:customStyle="1" w:styleId="Mention">
    <w:name w:val="Mention"/>
    <w:basedOn w:val="DefaultParagraphFont"/>
    <w:uiPriority w:val="99"/>
    <w:semiHidden/>
    <w:unhideWhenUsed/>
    <w:rsid w:val="00735C9A"/>
    <w:rPr>
      <w:color w:val="2B579A"/>
      <w:shd w:val="clear" w:color="auto" w:fill="E6E6E6"/>
    </w:rPr>
  </w:style>
  <w:style w:type="paragraph" w:styleId="Caption">
    <w:name w:val="caption"/>
    <w:basedOn w:val="Normal"/>
    <w:next w:val="Normal"/>
    <w:uiPriority w:val="35"/>
    <w:unhideWhenUsed/>
    <w:qFormat/>
    <w:rsid w:val="00C27935"/>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9748F5"/>
    <w:pPr>
      <w:spacing w:line="240" w:lineRule="auto"/>
    </w:pPr>
    <w:rPr>
      <w:sz w:val="20"/>
      <w:szCs w:val="20"/>
    </w:rPr>
  </w:style>
  <w:style w:type="character" w:customStyle="1" w:styleId="FootnoteTextChar">
    <w:name w:val="Footnote Text Char"/>
    <w:basedOn w:val="DefaultParagraphFont"/>
    <w:link w:val="FootnoteText"/>
    <w:uiPriority w:val="99"/>
    <w:semiHidden/>
    <w:rsid w:val="009748F5"/>
    <w:rPr>
      <w:sz w:val="20"/>
      <w:szCs w:val="20"/>
    </w:rPr>
  </w:style>
  <w:style w:type="character" w:styleId="FootnoteReference">
    <w:name w:val="footnote reference"/>
    <w:basedOn w:val="DefaultParagraphFont"/>
    <w:uiPriority w:val="99"/>
    <w:semiHidden/>
    <w:unhideWhenUsed/>
    <w:rsid w:val="009748F5"/>
    <w:rPr>
      <w:vertAlign w:val="superscript"/>
    </w:rPr>
  </w:style>
  <w:style w:type="character" w:styleId="FollowedHyperlink">
    <w:name w:val="FollowedHyperlink"/>
    <w:basedOn w:val="DefaultParagraphFont"/>
    <w:uiPriority w:val="99"/>
    <w:semiHidden/>
    <w:unhideWhenUsed/>
    <w:rsid w:val="00F72F59"/>
    <w:rPr>
      <w:color w:val="954F72" w:themeColor="followedHyperlink"/>
      <w:u w:val="single"/>
    </w:rPr>
  </w:style>
  <w:style w:type="paragraph" w:styleId="EndnoteText">
    <w:name w:val="endnote text"/>
    <w:basedOn w:val="Normal"/>
    <w:link w:val="EndnoteTextChar"/>
    <w:uiPriority w:val="99"/>
    <w:semiHidden/>
    <w:unhideWhenUsed/>
    <w:rsid w:val="00330E5F"/>
    <w:pPr>
      <w:spacing w:line="240" w:lineRule="auto"/>
    </w:pPr>
    <w:rPr>
      <w:sz w:val="20"/>
      <w:szCs w:val="20"/>
    </w:rPr>
  </w:style>
  <w:style w:type="character" w:customStyle="1" w:styleId="EndnoteTextChar">
    <w:name w:val="Endnote Text Char"/>
    <w:basedOn w:val="DefaultParagraphFont"/>
    <w:link w:val="EndnoteText"/>
    <w:uiPriority w:val="99"/>
    <w:semiHidden/>
    <w:rsid w:val="00330E5F"/>
    <w:rPr>
      <w:sz w:val="20"/>
      <w:szCs w:val="20"/>
    </w:rPr>
  </w:style>
  <w:style w:type="character" w:styleId="EndnoteReference">
    <w:name w:val="endnote reference"/>
    <w:basedOn w:val="DefaultParagraphFont"/>
    <w:uiPriority w:val="99"/>
    <w:semiHidden/>
    <w:unhideWhenUsed/>
    <w:rsid w:val="00330E5F"/>
    <w:rPr>
      <w:vertAlign w:val="superscript"/>
    </w:rPr>
  </w:style>
  <w:style w:type="paragraph" w:styleId="CommentSubject">
    <w:name w:val="annotation subject"/>
    <w:basedOn w:val="CommentText"/>
    <w:next w:val="CommentText"/>
    <w:link w:val="CommentSubjectChar"/>
    <w:uiPriority w:val="99"/>
    <w:semiHidden/>
    <w:unhideWhenUsed/>
    <w:rsid w:val="00981B1F"/>
    <w:rPr>
      <w:b/>
      <w:bCs/>
    </w:rPr>
  </w:style>
  <w:style w:type="character" w:customStyle="1" w:styleId="CommentSubjectChar">
    <w:name w:val="Comment Subject Char"/>
    <w:basedOn w:val="CommentTextChar"/>
    <w:link w:val="CommentSubject"/>
    <w:uiPriority w:val="99"/>
    <w:semiHidden/>
    <w:rsid w:val="00981B1F"/>
    <w:rPr>
      <w:b/>
      <w:bCs/>
      <w:sz w:val="20"/>
      <w:szCs w:val="20"/>
    </w:rPr>
  </w:style>
  <w:style w:type="character" w:customStyle="1" w:styleId="Heading4Char">
    <w:name w:val="Heading 4 Char"/>
    <w:basedOn w:val="DefaultParagraphFont"/>
    <w:link w:val="Heading4"/>
    <w:rsid w:val="005B55F1"/>
    <w:rPr>
      <w:color w:val="666666"/>
      <w:sz w:val="24"/>
      <w:szCs w:val="24"/>
    </w:rPr>
  </w:style>
  <w:style w:type="character" w:customStyle="1" w:styleId="Heading1Char">
    <w:name w:val="Heading 1 Char"/>
    <w:basedOn w:val="DefaultParagraphFont"/>
    <w:link w:val="Heading1"/>
    <w:rsid w:val="00B41426"/>
    <w:rPr>
      <w:sz w:val="40"/>
      <w:szCs w:val="40"/>
    </w:rPr>
  </w:style>
  <w:style w:type="character" w:customStyle="1" w:styleId="Heading2Char">
    <w:name w:val="Heading 2 Char"/>
    <w:basedOn w:val="DefaultParagraphFont"/>
    <w:link w:val="Heading2"/>
    <w:uiPriority w:val="9"/>
    <w:rsid w:val="00B41426"/>
    <w:rPr>
      <w:sz w:val="32"/>
      <w:szCs w:val="32"/>
    </w:rPr>
  </w:style>
  <w:style w:type="character" w:customStyle="1" w:styleId="Heading5Char">
    <w:name w:val="Heading 5 Char"/>
    <w:basedOn w:val="DefaultParagraphFont"/>
    <w:link w:val="Heading5"/>
    <w:uiPriority w:val="9"/>
    <w:rsid w:val="00B41426"/>
    <w:rPr>
      <w:color w:val="666666"/>
    </w:rPr>
  </w:style>
  <w:style w:type="character" w:customStyle="1" w:styleId="UnresolvedMention">
    <w:name w:val="Unresolved Mention"/>
    <w:basedOn w:val="DefaultParagraphFont"/>
    <w:uiPriority w:val="99"/>
    <w:semiHidden/>
    <w:unhideWhenUsed/>
    <w:rsid w:val="00EF407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epler-project.org/" TargetMode="External"/><Relationship Id="rId117" Type="http://schemas.openxmlformats.org/officeDocument/2006/relationships/hyperlink" Target="http://philosophi.ca/pmwiki.php/Main/2016ChicagoColloquiumOnDigitalHumanitiesAndComputerScience" TargetMode="External"/><Relationship Id="rId21" Type="http://schemas.openxmlformats.org/officeDocument/2006/relationships/hyperlink" Target="http://r-shief.org/" TargetMode="External"/><Relationship Id="rId42" Type="http://schemas.openxmlformats.org/officeDocument/2006/relationships/hyperlink" Target="http://alpacajs.org/" TargetMode="External"/><Relationship Id="rId47" Type="http://schemas.openxmlformats.org/officeDocument/2006/relationships/image" Target="media/image5.png"/><Relationship Id="rId63" Type="http://schemas.openxmlformats.org/officeDocument/2006/relationships/hyperlink" Target="https://www.aau.edu/" TargetMode="External"/><Relationship Id="rId68" Type="http://schemas.openxmlformats.org/officeDocument/2006/relationships/hyperlink" Target="http://www.csun.edu/humanities/pathways-professoriate" TargetMode="External"/><Relationship Id="rId84" Type="http://schemas.openxmlformats.org/officeDocument/2006/relationships/hyperlink" Target="http://culturalanalytics.org/about/about-ca/" TargetMode="External"/><Relationship Id="rId89" Type="http://schemas.openxmlformats.org/officeDocument/2006/relationships/hyperlink" Target="https://www.hacu.net/assnfe/CompanyDirectory.asp?STYLE=2&amp;COMPANY_TYPE=1%2C5" TargetMode="External"/><Relationship Id="rId112" Type="http://schemas.openxmlformats.org/officeDocument/2006/relationships/hyperlink" Target="https://osf.io/" TargetMode="External"/><Relationship Id="rId133" Type="http://schemas.openxmlformats.org/officeDocument/2006/relationships/hyperlink" Target="https://www.whitehouse.gov/" TargetMode="External"/><Relationship Id="rId138" Type="http://schemas.openxmlformats.org/officeDocument/2006/relationships/theme" Target="theme/theme1.xml"/><Relationship Id="rId16" Type="http://schemas.openxmlformats.org/officeDocument/2006/relationships/hyperlink" Target="http://www.humanitiesindicators.org/" TargetMode="External"/><Relationship Id="rId107" Type="http://schemas.openxmlformats.org/officeDocument/2006/relationships/hyperlink" Target="https://eric.ed.gov/?id=ED505820" TargetMode="External"/><Relationship Id="rId11" Type="http://schemas.openxmlformats.org/officeDocument/2006/relationships/hyperlink" Target="http://www.journals.uchicago.edu/toc/hoh/current" TargetMode="External"/><Relationship Id="rId32" Type="http://schemas.openxmlformats.org/officeDocument/2006/relationships/hyperlink" Target="https://www.w3.org/TR/prov-overview/" TargetMode="External"/><Relationship Id="rId37" Type="http://schemas.openxmlformats.org/officeDocument/2006/relationships/hyperlink" Target="file:///C:\Users\Alan\AppData\Roaming\Microsoft\Word\International%20Image%20Interoperability%20Framework%20(IIIF).%20Home%20page,%20n.%20d.%20Accessed%20April%2019,%202017.%20http:\iiif.io\" TargetMode="External"/><Relationship Id="rId53" Type="http://schemas.openxmlformats.org/officeDocument/2006/relationships/hyperlink" Target="https://www.congress.gov/" TargetMode="External"/><Relationship Id="rId58" Type="http://schemas.openxmlformats.org/officeDocument/2006/relationships/hyperlink" Target="https://www.jstor.org/analyze/" TargetMode="External"/><Relationship Id="rId74" Type="http://schemas.openxmlformats.org/officeDocument/2006/relationships/hyperlink" Target="http://culturalanalytics.org/2016/12/other-peoples-data-humanities-edition/" TargetMode="External"/><Relationship Id="rId79" Type="http://schemas.openxmlformats.org/officeDocument/2006/relationships/hyperlink" Target="http://www.csun.edu/sites/default/files/CSUN%20Diversity%20Initiatives.pdf" TargetMode="External"/><Relationship Id="rId102" Type="http://schemas.openxmlformats.org/officeDocument/2006/relationships/hyperlink" Target="http://archives.yalealumnimagazine.com/issues/99_12/admissions.html" TargetMode="External"/><Relationship Id="rId123" Type="http://schemas.openxmlformats.org/officeDocument/2006/relationships/hyperlink" Target="http://tedunderwood.com/2012/04/07/topic-modeling-made-just-simple-enough/" TargetMode="External"/><Relationship Id="rId128" Type="http://schemas.openxmlformats.org/officeDocument/2006/relationships/hyperlink" Target="http://4humwhatevery1says.pbworks.com" TargetMode="External"/><Relationship Id="rId5" Type="http://schemas.openxmlformats.org/officeDocument/2006/relationships/settings" Target="settings.xml"/><Relationship Id="rId90" Type="http://schemas.openxmlformats.org/officeDocument/2006/relationships/hyperlink" Target="http://www.hacu.net/hacu/HSI_Definition.asp" TargetMode="External"/><Relationship Id="rId95" Type="http://schemas.openxmlformats.org/officeDocument/2006/relationships/hyperlink" Target="http://www.humanitiesindicators.org/" TargetMode="External"/><Relationship Id="rId14" Type="http://schemas.openxmlformats.org/officeDocument/2006/relationships/hyperlink" Target="https://eric.ed.gov/?id=ED505820" TargetMode="External"/><Relationship Id="rId22" Type="http://schemas.openxmlformats.org/officeDocument/2006/relationships/hyperlink" Target="http://www.seasr.org/" TargetMode="External"/><Relationship Id="rId27" Type="http://schemas.openxmlformats.org/officeDocument/2006/relationships/hyperlink" Target="http://www.wings-workflows.org/" TargetMode="External"/><Relationship Id="rId30" Type="http://schemas.openxmlformats.org/officeDocument/2006/relationships/hyperlink" Target="http://lexos.wheatoncollege.edu/" TargetMode="External"/><Relationship Id="rId35" Type="http://schemas.openxmlformats.org/officeDocument/2006/relationships/image" Target="media/image2.png"/><Relationship Id="rId43" Type="http://schemas.openxmlformats.org/officeDocument/2006/relationships/hyperlink" Target="http://lexos.wheatoncollege.edu/" TargetMode="External"/><Relationship Id="rId48" Type="http://schemas.openxmlformats.org/officeDocument/2006/relationships/image" Target="media/image6.png"/><Relationship Id="rId56" Type="http://schemas.openxmlformats.org/officeDocument/2006/relationships/hyperlink" Target="https://sunlightfoundation.com/" TargetMode="External"/><Relationship Id="rId64" Type="http://schemas.openxmlformats.org/officeDocument/2006/relationships/hyperlink" Target="http://diversity.evc.ucsb.edu/message.from.the.chancellor/" TargetMode="External"/><Relationship Id="rId69" Type="http://schemas.openxmlformats.org/officeDocument/2006/relationships/hyperlink" Target="http://4humanities.org" TargetMode="External"/><Relationship Id="rId77" Type="http://schemas.openxmlformats.org/officeDocument/2006/relationships/hyperlink" Target="https://www.aau.edu/" TargetMode="External"/><Relationship Id="rId100" Type="http://schemas.openxmlformats.org/officeDocument/2006/relationships/hyperlink" Target="https://www.jstor.org/" TargetMode="External"/><Relationship Id="rId105" Type="http://schemas.openxmlformats.org/officeDocument/2006/relationships/hyperlink" Target="http://lexos.wheatoncollege.edu/" TargetMode="External"/><Relationship Id="rId113" Type="http://schemas.openxmlformats.org/officeDocument/2006/relationships/hyperlink" Target="http://jupyter.org/" TargetMode="External"/><Relationship Id="rId118" Type="http://schemas.openxmlformats.org/officeDocument/2006/relationships/hyperlink" Target="https://ssir.org/articles/entry/can_we_measure_media_impact_surveying_the_field" TargetMode="External"/><Relationship Id="rId126" Type="http://schemas.openxmlformats.org/officeDocument/2006/relationships/hyperlink" Target="https://www.gpo.gov/" TargetMode="External"/><Relationship Id="rId134" Type="http://schemas.openxmlformats.org/officeDocument/2006/relationships/hyperlink" Target="http://www.wings-workflows.org/" TargetMode="External"/><Relationship Id="rId8" Type="http://schemas.openxmlformats.org/officeDocument/2006/relationships/endnotes" Target="endnotes.xml"/><Relationship Id="rId51" Type="http://schemas.openxmlformats.org/officeDocument/2006/relationships/hyperlink" Target="http://we1s.ucsb.edu" TargetMode="External"/><Relationship Id="rId72" Type="http://schemas.openxmlformats.org/officeDocument/2006/relationships/hyperlink" Target="https://www.amacad.org/content/research/dataForumList.aspx" TargetMode="External"/><Relationship Id="rId80" Type="http://schemas.openxmlformats.org/officeDocument/2006/relationships/hyperlink" Target="http://www.csun.edu/humanities/pathways-professoriate" TargetMode="External"/><Relationship Id="rId85" Type="http://schemas.openxmlformats.org/officeDocument/2006/relationships/hyperlink" Target="https://www.docker.com/" TargetMode="External"/><Relationship Id="rId93" Type="http://schemas.openxmlformats.org/officeDocument/2006/relationships/hyperlink" Target="http://www.pz.harvard.edu/projects/humanities-liberal-arts-assessment-hula" TargetMode="External"/><Relationship Id="rId98" Type="http://schemas.openxmlformats.org/officeDocument/2006/relationships/hyperlink" Target="https://github.com/" TargetMode="External"/><Relationship Id="rId121" Type="http://schemas.openxmlformats.org/officeDocument/2006/relationships/hyperlink" Target="https://sunlightfoundation.com/" TargetMode="External"/><Relationship Id="rId3" Type="http://schemas.openxmlformats.org/officeDocument/2006/relationships/styles" Target="styles.xml"/><Relationship Id="rId12" Type="http://schemas.openxmlformats.org/officeDocument/2006/relationships/hyperlink" Target="http://www.pz.harvard.edu/projects/humanities-liberal-arts-assessment-hula" TargetMode="External"/><Relationship Id="rId17" Type="http://schemas.openxmlformats.org/officeDocument/2006/relationships/hyperlink" Target="https://www.amacad.org/content/research/dataForumList.aspx" TargetMode="External"/><Relationship Id="rId25" Type="http://schemas.openxmlformats.org/officeDocument/2006/relationships/hyperlink" Target="https://taverna.incubator.apache.org/" TargetMode="External"/><Relationship Id="rId33" Type="http://schemas.openxmlformats.org/officeDocument/2006/relationships/hyperlink" Target="http://www.humanitiesindicators.org/" TargetMode="External"/><Relationship Id="rId38" Type="http://schemas.openxmlformats.org/officeDocument/2006/relationships/hyperlink" Target="http://json-schema.org/documentation.html" TargetMode="External"/><Relationship Id="rId46" Type="http://schemas.openxmlformats.org/officeDocument/2006/relationships/hyperlink" Target="http://jupyter.org/" TargetMode="External"/><Relationship Id="rId59" Type="http://schemas.openxmlformats.org/officeDocument/2006/relationships/hyperlink" Target="https://hypothes.is/" TargetMode="External"/><Relationship Id="rId67" Type="http://schemas.openxmlformats.org/officeDocument/2006/relationships/hyperlink" Target="http://www.miami.edu/index.php/Fact_Book_2016-2017" TargetMode="External"/><Relationship Id="rId103" Type="http://schemas.openxmlformats.org/officeDocument/2006/relationships/hyperlink" Target="https://kepler-project.org/" TargetMode="External"/><Relationship Id="rId108" Type="http://schemas.openxmlformats.org/officeDocument/2006/relationships/hyperlink" Target="http://www.seasr.org/meandre/" TargetMode="External"/><Relationship Id="rId116" Type="http://schemas.openxmlformats.org/officeDocument/2006/relationships/hyperlink" Target="http://r-shief.org/" TargetMode="External"/><Relationship Id="rId124" Type="http://schemas.openxmlformats.org/officeDocument/2006/relationships/hyperlink" Target="http://www.miami.edu/index.php/Fact_Book_2016-2017" TargetMode="External"/><Relationship Id="rId129" Type="http://schemas.openxmlformats.org/officeDocument/2006/relationships/hyperlink" Target="http://4humanities.org/category/whatevery1says/" TargetMode="External"/><Relationship Id="rId137" Type="http://schemas.openxmlformats.org/officeDocument/2006/relationships/fontTable" Target="fontTable.xml"/><Relationship Id="rId20" Type="http://schemas.openxmlformats.org/officeDocument/2006/relationships/hyperlink" Target="http://culturalanalytics.org/" TargetMode="External"/><Relationship Id="rId41" Type="http://schemas.openxmlformats.org/officeDocument/2006/relationships/image" Target="media/image3.png"/><Relationship Id="rId54" Type="http://schemas.openxmlformats.org/officeDocument/2006/relationships/hyperlink" Target="https://www.whitehouse.gov/" TargetMode="External"/><Relationship Id="rId62" Type="http://schemas.openxmlformats.org/officeDocument/2006/relationships/hyperlink" Target="https://ed.gov/programs/idueshsi/index.html?src=rt" TargetMode="External"/><Relationship Id="rId70" Type="http://schemas.openxmlformats.org/officeDocument/2006/relationships/hyperlink" Target="http://4humanities.org/2013/11/the-heart-of-the-matter-topic-modeled-a-preliminary-experiment/" TargetMode="External"/><Relationship Id="rId75" Type="http://schemas.openxmlformats.org/officeDocument/2006/relationships/hyperlink" Target="http://www.humanitiescommission.org/_pdf/hss_report.pdf" TargetMode="External"/><Relationship Id="rId83" Type="http://schemas.openxmlformats.org/officeDocument/2006/relationships/hyperlink" Target="https://www.congress.gov/" TargetMode="External"/><Relationship Id="rId88" Type="http://schemas.openxmlformats.org/officeDocument/2006/relationships/hyperlink" Target="https://www.hathitrust.org/htrc_ncup" TargetMode="External"/><Relationship Id="rId91" Type="http://schemas.openxmlformats.org/officeDocument/2006/relationships/hyperlink" Target="http://www.journals.uchicago.edu/toc/hoh/current" TargetMode="External"/><Relationship Id="rId96" Type="http://schemas.openxmlformats.org/officeDocument/2006/relationships/hyperlink" Target="https://hypothes.is/" TargetMode="External"/><Relationship Id="rId111" Type="http://schemas.openxmlformats.org/officeDocument/2006/relationships/hyperlink" Target="https://www.nytimes.com/interactive/2017/05/25/sunday-review/opinion-pell-table.html" TargetMode="External"/><Relationship Id="rId132" Type="http://schemas.openxmlformats.org/officeDocument/2006/relationships/hyperlink" Target="http://4humwhatevery1says.pbworks.com/w/page/104256241/Topic%20Modeling%20Systems%20and%20Interfac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humanitiescommission.org/_pdf/hss_report.pdf" TargetMode="External"/><Relationship Id="rId23" Type="http://schemas.openxmlformats.org/officeDocument/2006/relationships/hyperlink" Target="http://www.seasr.org/meandre/" TargetMode="External"/><Relationship Id="rId28" Type="http://schemas.openxmlformats.org/officeDocument/2006/relationships/hyperlink" Target="https://voyant-tools.org/" TargetMode="External"/><Relationship Id="rId36" Type="http://schemas.openxmlformats.org/officeDocument/2006/relationships/hyperlink" Target="http://www.tei-c.org/index.xml" TargetMode="External"/><Relationship Id="rId49" Type="http://schemas.openxmlformats.org/officeDocument/2006/relationships/hyperlink" Target="https://agoldst.github.io/dfr-browser/" TargetMode="External"/><Relationship Id="rId57" Type="http://schemas.openxmlformats.org/officeDocument/2006/relationships/hyperlink" Target="https://www.jstor.org/" TargetMode="External"/><Relationship Id="rId106" Type="http://schemas.openxmlformats.org/officeDocument/2006/relationships/hyperlink" Target="http://mallet.cs.umass.edu" TargetMode="External"/><Relationship Id="rId114" Type="http://schemas.openxmlformats.org/officeDocument/2006/relationships/hyperlink" Target="http://www.proquest.com/libraries/academic/news-newspapers/" TargetMode="External"/><Relationship Id="rId119" Type="http://schemas.openxmlformats.org/officeDocument/2006/relationships/hyperlink" Target="http://www.seasr.org/" TargetMode="External"/><Relationship Id="rId127" Type="http://schemas.openxmlformats.org/officeDocument/2006/relationships/hyperlink" Target="http://we1s.ucsb.edu" TargetMode="External"/><Relationship Id="rId10" Type="http://schemas.openxmlformats.org/officeDocument/2006/relationships/hyperlink" Target="http://www.historyofhumanities.org/" TargetMode="External"/><Relationship Id="rId31" Type="http://schemas.openxmlformats.org/officeDocument/2006/relationships/hyperlink" Target="http://wheatoncollege.edu/lexomics" TargetMode="External"/><Relationship Id="rId44" Type="http://schemas.openxmlformats.org/officeDocument/2006/relationships/hyperlink" Target="http://dhbox.org/" TargetMode="External"/><Relationship Id="rId52" Type="http://schemas.openxmlformats.org/officeDocument/2006/relationships/hyperlink" Target="http://chroniclingamerica.loc.gov/" TargetMode="External"/><Relationship Id="rId60" Type="http://schemas.openxmlformats.org/officeDocument/2006/relationships/hyperlink" Target="https://www.hacu.net/assnfe/CompanyDirectory.asp?STYLE=2&amp;COMPANY_TYPE=1%2C5" TargetMode="External"/><Relationship Id="rId65" Type="http://schemas.openxmlformats.org/officeDocument/2006/relationships/hyperlink" Target="https://www.nytimes.com/interactive/2017/05/25/sunday-review/opinion-pell-table.html" TargetMode="External"/><Relationship Id="rId73" Type="http://schemas.openxmlformats.org/officeDocument/2006/relationships/hyperlink" Target="http://www.pz.harvard.edu/resources/humanities-craftsmanship-a-study-of-30-years-of-illinois-humanities-council-grant-making" TargetMode="External"/><Relationship Id="rId78" Type="http://schemas.openxmlformats.org/officeDocument/2006/relationships/hyperlink" Target="http://dl.acm.org/citation.cfm?id=2133826" TargetMode="External"/><Relationship Id="rId81" Type="http://schemas.openxmlformats.org/officeDocument/2006/relationships/hyperlink" Target="http://chroniclingamerica.loc.gov/" TargetMode="External"/><Relationship Id="rId86" Type="http://schemas.openxmlformats.org/officeDocument/2006/relationships/hyperlink" Target="http://fedorarepository.org/" TargetMode="External"/><Relationship Id="rId94" Type="http://schemas.openxmlformats.org/officeDocument/2006/relationships/hyperlink" Target="https://hcommons.org/" TargetMode="External"/><Relationship Id="rId99" Type="http://schemas.openxmlformats.org/officeDocument/2006/relationships/hyperlink" Target="http://iiif.io/" TargetMode="External"/><Relationship Id="rId101" Type="http://schemas.openxmlformats.org/officeDocument/2006/relationships/hyperlink" Target="https://www.jstor.org/analyze/" TargetMode="External"/><Relationship Id="rId122" Type="http://schemas.openxmlformats.org/officeDocument/2006/relationships/hyperlink" Target="http://www.tei-c.org/index.xml" TargetMode="External"/><Relationship Id="rId130" Type="http://schemas.openxmlformats.org/officeDocument/2006/relationships/hyperlink" Target="http://4humwhatevery1says.pbworks.com/w/page/98623971/How%20Public%20Media%20in%20the%20US%20and%20UK%20Compare%20in%20Their%20Terminology%20For%20the%20Humanities" TargetMode="External"/><Relationship Id="rId135" Type="http://schemas.openxmlformats.org/officeDocument/2006/relationships/hyperlink" Target="http://diversity.evc.ucsb.edu/message.from.the.chancellor/" TargetMode="External"/><Relationship Id="rId4" Type="http://schemas.microsoft.com/office/2007/relationships/stylesWithEffects" Target="stylesWithEffects.xml"/><Relationship Id="rId9" Type="http://schemas.openxmlformats.org/officeDocument/2006/relationships/hyperlink" Target="http://4humanities.org" TargetMode="External"/><Relationship Id="rId13" Type="http://schemas.openxmlformats.org/officeDocument/2006/relationships/hyperlink" Target="https://histphil.org/2016/09/21/new-hula-research-on-humanities-grant-applications/" TargetMode="External"/><Relationship Id="rId18" Type="http://schemas.openxmlformats.org/officeDocument/2006/relationships/hyperlink" Target="http://www.nhalliance.org/" TargetMode="External"/><Relationship Id="rId39" Type="http://schemas.openxmlformats.org/officeDocument/2006/relationships/hyperlink" Target="https://www.w3.org/TR/prov-overview/" TargetMode="External"/><Relationship Id="rId109" Type="http://schemas.openxmlformats.org/officeDocument/2006/relationships/hyperlink" Target="http://www.sciencedirect.com/science/article/pii/S0304422X13000685" TargetMode="External"/><Relationship Id="rId34" Type="http://schemas.openxmlformats.org/officeDocument/2006/relationships/image" Target="media/image1.png"/><Relationship Id="rId50" Type="http://schemas.openxmlformats.org/officeDocument/2006/relationships/hyperlink" Target="http://4humwhatevery1says.pbworks.com" TargetMode="External"/><Relationship Id="rId55" Type="http://schemas.openxmlformats.org/officeDocument/2006/relationships/hyperlink" Target="https://www.gpo.gov/" TargetMode="External"/><Relationship Id="rId76" Type="http://schemas.openxmlformats.org/officeDocument/2006/relationships/hyperlink" Target="https://taverna.incubator.apache.org/" TargetMode="External"/><Relationship Id="rId97" Type="http://schemas.openxmlformats.org/officeDocument/2006/relationships/hyperlink" Target="http://dx.doi.org/10.1145/3025171.3025193" TargetMode="External"/><Relationship Id="rId104" Type="http://schemas.openxmlformats.org/officeDocument/2006/relationships/hyperlink" Target="http://wheatoncollege.edu/lexomics/" TargetMode="External"/><Relationship Id="rId120" Type="http://schemas.openxmlformats.org/officeDocument/2006/relationships/hyperlink" Target="http://www.historyofhumanities.org/" TargetMode="External"/><Relationship Id="rId125" Type="http://schemas.openxmlformats.org/officeDocument/2006/relationships/hyperlink" Target="https://ed.gov/programs/idueshsi/index.html?src=rt" TargetMode="External"/><Relationship Id="rId7" Type="http://schemas.openxmlformats.org/officeDocument/2006/relationships/footnotes" Target="footnotes.xml"/><Relationship Id="rId71" Type="http://schemas.openxmlformats.org/officeDocument/2006/relationships/hyperlink" Target="http://4humanities.org/4humanities-research-projects/what-u-s-politicians-say-about-the-humanities/" TargetMode="External"/><Relationship Id="rId92" Type="http://schemas.openxmlformats.org/officeDocument/2006/relationships/hyperlink" Target="https://analytics.hathitrust.org/" TargetMode="External"/><Relationship Id="rId2" Type="http://schemas.openxmlformats.org/officeDocument/2006/relationships/numbering" Target="numbering.xml"/><Relationship Id="rId29" Type="http://schemas.openxmlformats.org/officeDocument/2006/relationships/hyperlink" Target="http://dhbox.org/" TargetMode="External"/><Relationship Id="rId24" Type="http://schemas.openxmlformats.org/officeDocument/2006/relationships/hyperlink" Target="https://analytics.hathitrust.org/" TargetMode="External"/><Relationship Id="rId40" Type="http://schemas.openxmlformats.org/officeDocument/2006/relationships/hyperlink" Target="https://osf.io/" TargetMode="External"/><Relationship Id="rId45" Type="http://schemas.openxmlformats.org/officeDocument/2006/relationships/image" Target="media/image4.png"/><Relationship Id="rId66" Type="http://schemas.openxmlformats.org/officeDocument/2006/relationships/hyperlink" Target="http://www.csun.edu/sites/default/files/CSUN%20Diversity%20Initiatives.pdf" TargetMode="External"/><Relationship Id="rId87" Type="http://schemas.openxmlformats.org/officeDocument/2006/relationships/hyperlink" Target="http://agoldst.github.io/dfr-browser/" TargetMode="External"/><Relationship Id="rId110" Type="http://schemas.openxmlformats.org/officeDocument/2006/relationships/hyperlink" Target="http://www.nhalliance.org/" TargetMode="External"/><Relationship Id="rId115" Type="http://schemas.openxmlformats.org/officeDocument/2006/relationships/hyperlink" Target="https://www.w3.org/TR/prov-overview/" TargetMode="External"/><Relationship Id="rId131" Type="http://schemas.openxmlformats.org/officeDocument/2006/relationships/hyperlink" Target="http://liucrgs.pbworks.com" TargetMode="External"/><Relationship Id="rId136" Type="http://schemas.openxmlformats.org/officeDocument/2006/relationships/header" Target="header1.xml"/><Relationship Id="rId61" Type="http://schemas.openxmlformats.org/officeDocument/2006/relationships/hyperlink" Target="http://www.hacu.net/hacu/" TargetMode="External"/><Relationship Id="rId82" Type="http://schemas.openxmlformats.org/officeDocument/2006/relationships/hyperlink" Target="http://jmclawson.com/topickit/Chicago-pdf.pdf" TargetMode="External"/><Relationship Id="rId19" Type="http://schemas.openxmlformats.org/officeDocument/2006/relationships/hyperlink" Target="http://4humanities.or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4humwhatevery1says.pbworks.com/w/page/104256241/Research%20on%20Topic%20Modeling" TargetMode="External"/><Relationship Id="rId3" Type="http://schemas.openxmlformats.org/officeDocument/2006/relationships/hyperlink" Target="http://jupyter.org/" TargetMode="External"/><Relationship Id="rId7" Type="http://schemas.openxmlformats.org/officeDocument/2006/relationships/hyperlink" Target="https://www.hathitrust.org/htrc_ncup" TargetMode="External"/><Relationship Id="rId2" Type="http://schemas.openxmlformats.org/officeDocument/2006/relationships/hyperlink" Target="http://wheatoncollege.edu/lexomics/" TargetMode="External"/><Relationship Id="rId1" Type="http://schemas.openxmlformats.org/officeDocument/2006/relationships/hyperlink" Target="http://www.humanitiescommission.org/AboutHumanitiesSocialSciences/resources.aspx" TargetMode="External"/><Relationship Id="rId6" Type="http://schemas.openxmlformats.org/officeDocument/2006/relationships/hyperlink" Target="http://4humwhatevery1says.pbworks.com/w/page/98623971/How%20Public%20Media%20in%20the%20US%20and%20UK%20Compare%20in%20Their%20Terminology%20For%20the%20Humanities" TargetMode="External"/><Relationship Id="rId5" Type="http://schemas.openxmlformats.org/officeDocument/2006/relationships/hyperlink" Target="http://culturalanalytics.org/about/about-ca/" TargetMode="External"/><Relationship Id="rId10" Type="http://schemas.openxmlformats.org/officeDocument/2006/relationships/hyperlink" Target="http://4humanities.org/2013/11/the-heart-of-the-matter-topic-modeled-a-preliminary-experiment/" TargetMode="External"/><Relationship Id="rId4" Type="http://schemas.openxmlformats.org/officeDocument/2006/relationships/hyperlink" Target="http://culturalanalytics.org/2016/12/other-peoples-data-humanities-edition/" TargetMode="External"/><Relationship Id="rId9" Type="http://schemas.openxmlformats.org/officeDocument/2006/relationships/hyperlink" Target="https://github.com/whatevery1says/manifest/blob/master/we1s-manifest-schema-1.1.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0F17D-B7EE-491C-AF30-199BB466E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14183</Words>
  <Characters>80845</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Liu</dc:creator>
  <cp:lastModifiedBy>Scott Kleinman</cp:lastModifiedBy>
  <cp:revision>2</cp:revision>
  <cp:lastPrinted>2017-07-03T20:10:00Z</cp:lastPrinted>
  <dcterms:created xsi:type="dcterms:W3CDTF">2017-10-02T22:06:00Z</dcterms:created>
  <dcterms:modified xsi:type="dcterms:W3CDTF">2017-10-02T22:06:00Z</dcterms:modified>
</cp:coreProperties>
</file>